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02E56" w:rsidR="00A02E56" w:rsidP="00A02E56" w:rsidRDefault="00A02E56" w14:paraId="0093461D" w14:textId="77777777">
      <w:r w:rsidRPr="00A02E56">
        <w:t xml:space="preserve">You are a </w:t>
      </w:r>
      <w:r w:rsidRPr="00A02E56">
        <w:rPr>
          <w:b/>
          <w:bCs/>
        </w:rPr>
        <w:t>Level 1 SOC Analyst</w:t>
      </w:r>
      <w:r w:rsidRPr="00A02E56">
        <w:t xml:space="preserve"> tasked with investigating a </w:t>
      </w:r>
      <w:r w:rsidRPr="00A02E56">
        <w:rPr>
          <w:b/>
          <w:bCs/>
        </w:rPr>
        <w:t>suspected endpoint compromise</w:t>
      </w:r>
      <w:r w:rsidRPr="00A02E56">
        <w:t xml:space="preserve">. Initial indicators suggest a user </w:t>
      </w:r>
      <w:r w:rsidRPr="00A02E56">
        <w:rPr>
          <w:b/>
          <w:bCs/>
        </w:rPr>
        <w:t>downloaded a suspicious file</w:t>
      </w:r>
      <w:r w:rsidRPr="00A02E56">
        <w:t xml:space="preserve"> and subsequently </w:t>
      </w:r>
      <w:r w:rsidRPr="00A02E56">
        <w:rPr>
          <w:b/>
          <w:bCs/>
        </w:rPr>
        <w:t>connected to an unknown external domain</w:t>
      </w:r>
      <w:r w:rsidRPr="00A02E56">
        <w:t xml:space="preserve">. To validate or dismiss compromise, you must correlate evidence across </w:t>
      </w:r>
      <w:r w:rsidRPr="00A02E56">
        <w:rPr>
          <w:b/>
          <w:bCs/>
        </w:rPr>
        <w:t>EDR telemetry, proxy logs, and DNS logs</w:t>
      </w:r>
      <w:r w:rsidRPr="00A02E56">
        <w:t>.</w:t>
      </w:r>
    </w:p>
    <w:p w:rsidRPr="00A02E56" w:rsidR="00A02E56" w:rsidP="00A02E56" w:rsidRDefault="00A02E56" w14:paraId="2CF58121" w14:textId="77777777">
      <w:r w:rsidR="00A02E56">
        <w:rPr/>
        <w:t xml:space="preserve">Your goal is to demonstrate how multiple data sources are used together to form a defensible SOC decision and to document your findings in a </w:t>
      </w:r>
      <w:r w:rsidRPr="0EF87D3C" w:rsidR="00A02E56">
        <w:rPr>
          <w:b w:val="1"/>
          <w:bCs w:val="1"/>
        </w:rPr>
        <w:t>professional, audit-ready report</w:t>
      </w:r>
      <w:r w:rsidR="00A02E56">
        <w:rPr/>
        <w:t xml:space="preserve"> suitable for escalation or closure.</w:t>
      </w:r>
    </w:p>
    <w:p w:rsidR="0EF87D3C" w:rsidP="0EF87D3C" w:rsidRDefault="0EF87D3C" w14:paraId="63516D20" w14:textId="10963A7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Pr="00A02E56" w:rsidR="00A02E56" w:rsidP="00A02E56" w:rsidRDefault="00A02E56" w14:paraId="6103E758" w14:textId="77777777">
      <w:r w:rsidRPr="00A02E56">
        <w:pict w14:anchorId="600FF9F1">
          <v:rect id="_x0000_i1080" style="width:0;height:1.5pt" o:hr="t" o:hrstd="t" o:hralign="center" fillcolor="#a0a0a0" stroked="f"/>
        </w:pict>
      </w:r>
    </w:p>
    <w:p w:rsidRPr="00A02E56" w:rsidR="00A02E56" w:rsidP="00A02E56" w:rsidRDefault="00A02E56" w14:paraId="379B1A7C" w14:textId="77777777">
      <w:r w:rsidRPr="00A02E56">
        <w:t xml:space="preserve">You must </w:t>
      </w:r>
      <w:r w:rsidRPr="00A02E56">
        <w:rPr>
          <w:b/>
          <w:bCs/>
        </w:rPr>
        <w:t>create realistic scenario details</w:t>
      </w:r>
      <w:r w:rsidRPr="00A02E56">
        <w:t xml:space="preserve"> for this investigation, including:</w:t>
      </w:r>
    </w:p>
    <w:p w:rsidRPr="00A02E56" w:rsidR="00A02E56" w:rsidP="00A02E56" w:rsidRDefault="00A02E56" w14:paraId="5453D426" w14:textId="77777777">
      <w:pPr>
        <w:numPr>
          <w:ilvl w:val="0"/>
          <w:numId w:val="1"/>
        </w:numPr>
      </w:pPr>
      <w:r w:rsidRPr="00A02E56">
        <w:t>Hostname</w:t>
      </w:r>
    </w:p>
    <w:p w:rsidRPr="00A02E56" w:rsidR="00A02E56" w:rsidP="00A02E56" w:rsidRDefault="00A02E56" w14:paraId="2EFE8C20" w14:textId="77777777">
      <w:pPr>
        <w:numPr>
          <w:ilvl w:val="0"/>
          <w:numId w:val="1"/>
        </w:numPr>
      </w:pPr>
      <w:r w:rsidRPr="00A02E56">
        <w:t>Internal IP address</w:t>
      </w:r>
    </w:p>
    <w:p w:rsidRPr="00A02E56" w:rsidR="00A02E56" w:rsidP="00A02E56" w:rsidRDefault="00A02E56" w14:paraId="765264B0" w14:textId="77777777">
      <w:pPr>
        <w:numPr>
          <w:ilvl w:val="0"/>
          <w:numId w:val="1"/>
        </w:numPr>
      </w:pPr>
      <w:r w:rsidRPr="00A02E56">
        <w:t>External IP or domain</w:t>
      </w:r>
    </w:p>
    <w:p w:rsidRPr="00A02E56" w:rsidR="00A02E56" w:rsidP="00A02E56" w:rsidRDefault="00A02E56" w14:paraId="51EDB590" w14:textId="77777777">
      <w:pPr>
        <w:numPr>
          <w:ilvl w:val="0"/>
          <w:numId w:val="1"/>
        </w:numPr>
      </w:pPr>
      <w:r w:rsidRPr="00A02E56">
        <w:t>User account</w:t>
      </w:r>
    </w:p>
    <w:p w:rsidRPr="00A02E56" w:rsidR="00A02E56" w:rsidP="00A02E56" w:rsidRDefault="00A02E56" w14:paraId="275B3872" w14:textId="77777777">
      <w:pPr>
        <w:numPr>
          <w:ilvl w:val="0"/>
          <w:numId w:val="1"/>
        </w:numPr>
      </w:pPr>
      <w:r w:rsidRPr="00A02E56">
        <w:t>Timestamps</w:t>
      </w:r>
    </w:p>
    <w:p w:rsidRPr="00A02E56" w:rsidR="00A02E56" w:rsidP="00A02E56" w:rsidRDefault="00A02E56" w14:paraId="71912CCD" w14:textId="77777777">
      <w:pPr>
        <w:numPr>
          <w:ilvl w:val="0"/>
          <w:numId w:val="1"/>
        </w:numPr>
      </w:pPr>
      <w:r w:rsidRPr="00A02E56">
        <w:t>Risk assessment</w:t>
      </w:r>
    </w:p>
    <w:p w:rsidRPr="00A02E56" w:rsidR="00A02E56" w:rsidP="00A02E56" w:rsidRDefault="00A02E56" w14:paraId="6970A7EF" w14:textId="77777777">
      <w:r w:rsidRPr="00A02E56">
        <w:rPr>
          <w:rFonts w:ascii="Segoe UI Emoji" w:hAnsi="Segoe UI Emoji" w:cs="Segoe UI Emoji"/>
        </w:rPr>
        <w:t>⚠️</w:t>
      </w:r>
      <w:r w:rsidRPr="00A02E56">
        <w:t xml:space="preserve"> All values must be </w:t>
      </w:r>
      <w:r w:rsidRPr="00A02E56">
        <w:rPr>
          <w:b/>
          <w:bCs/>
        </w:rPr>
        <w:t>realistic but fictional</w:t>
      </w:r>
      <w:r w:rsidRPr="00A02E56">
        <w:t>.</w:t>
      </w:r>
    </w:p>
    <w:p w:rsidRPr="00A02E56" w:rsidR="00A02E56" w:rsidP="00A02E56" w:rsidRDefault="00A02E56" w14:paraId="21E77895" w14:textId="77777777">
      <w:r w:rsidRPr="00A02E56">
        <w:pict w14:anchorId="5FF46F89">
          <v:rect id="_x0000_i1081" style="width:0;height:1.5pt" o:hr="t" o:hrstd="t" o:hralign="center" fillcolor="#a0a0a0" stroked="f"/>
        </w:pict>
      </w:r>
    </w:p>
    <w:p w:rsidRPr="00A02E56" w:rsidR="00A02E56" w:rsidP="00A02E56" w:rsidRDefault="00A02E56" w14:paraId="36B81266" w14:textId="77777777">
      <w:r w:rsidRPr="00A02E56">
        <w:pict w14:anchorId="3F67C492">
          <v:rect id="_x0000_i1082" style="width:0;height:1.5pt" o:hr="t" o:hrstd="t" o:hralign="center" fillcolor="#a0a0a0" stroked="f"/>
        </w:pict>
      </w:r>
    </w:p>
    <w:p w:rsidRPr="00A02E56" w:rsidR="00A02E56" w:rsidP="00A02E56" w:rsidRDefault="00A02E56" w14:paraId="4EA6B669" w14:textId="77777777">
      <w:pPr>
        <w:rPr>
          <w:b/>
          <w:bCs/>
        </w:rPr>
      </w:pPr>
      <w:r w:rsidRPr="00A02E56">
        <w:rPr>
          <w:b/>
          <w:bCs/>
        </w:rPr>
        <w:t>Section 1: Data Source Summaries (5 pts)</w:t>
      </w:r>
    </w:p>
    <w:p w:rsidRPr="00A02E56" w:rsidR="00A02E56" w:rsidP="00A02E56" w:rsidRDefault="00A02E56" w14:paraId="6CB0AE70" w14:textId="77777777">
      <w:r w:rsidRPr="00A02E56">
        <w:rPr>
          <w:b/>
          <w:bCs/>
        </w:rPr>
        <w:t>Rubric Category: Identification &amp; Summary</w:t>
      </w:r>
    </w:p>
    <w:p w:rsidRPr="00A02E56" w:rsidR="00A02E56" w:rsidP="00A02E56" w:rsidRDefault="00A02E56" w14:paraId="5120E5CA" w14:textId="77777777">
      <w:r w:rsidRPr="00A02E56">
        <w:lastRenderedPageBreak/>
        <w:t>Demonstrate understanding of each data source and its role.</w:t>
      </w:r>
    </w:p>
    <w:p w:rsidRPr="00A02E56" w:rsidR="00A02E56" w:rsidP="00A02E56" w:rsidRDefault="00A02E56" w14:paraId="761C4DD2" w14:textId="77777777">
      <w:r w:rsidRPr="00A02E56">
        <w:t xml:space="preserve">Your response should include </w:t>
      </w:r>
      <w:r w:rsidRPr="00A02E56">
        <w:rPr>
          <w:b/>
          <w:bCs/>
        </w:rPr>
        <w:t>separate subsections</w:t>
      </w:r>
      <w:r w:rsidRPr="00A02E56">
        <w:t xml:space="preserve"> for:</w:t>
      </w:r>
    </w:p>
    <w:p w:rsidRPr="00A02E56" w:rsidR="00A02E56" w:rsidP="00A02E56" w:rsidRDefault="00A02E56" w14:paraId="36E27085" w14:textId="77777777">
      <w:pPr>
        <w:numPr>
          <w:ilvl w:val="0"/>
          <w:numId w:val="2"/>
        </w:numPr>
      </w:pPr>
      <w:r w:rsidRPr="00A02E56">
        <w:rPr>
          <w:b/>
          <w:bCs/>
        </w:rPr>
        <w:t>EDR</w:t>
      </w:r>
    </w:p>
    <w:p w:rsidRPr="00A02E56" w:rsidR="00A02E56" w:rsidP="00A02E56" w:rsidRDefault="00A02E56" w14:paraId="28036247" w14:textId="77777777">
      <w:pPr>
        <w:numPr>
          <w:ilvl w:val="0"/>
          <w:numId w:val="2"/>
        </w:numPr>
      </w:pPr>
      <w:r w:rsidRPr="00A02E56">
        <w:rPr>
          <w:b/>
          <w:bCs/>
        </w:rPr>
        <w:t>Proxy Logs</w:t>
      </w:r>
    </w:p>
    <w:p w:rsidRPr="00A02E56" w:rsidR="00A02E56" w:rsidP="00A02E56" w:rsidRDefault="00A02E56" w14:paraId="24DE0DF8" w14:textId="77777777">
      <w:pPr>
        <w:numPr>
          <w:ilvl w:val="0"/>
          <w:numId w:val="2"/>
        </w:numPr>
      </w:pPr>
      <w:r w:rsidRPr="00A02E56">
        <w:rPr>
          <w:b/>
          <w:bCs/>
        </w:rPr>
        <w:t>DNS Logs</w:t>
      </w:r>
    </w:p>
    <w:p w:rsidRPr="00A02E56" w:rsidR="00A02E56" w:rsidP="00A02E56" w:rsidRDefault="00A02E56" w14:paraId="75CAA434" w14:textId="77777777">
      <w:r w:rsidRPr="00A02E56">
        <w:t>For each source:</w:t>
      </w:r>
    </w:p>
    <w:p w:rsidRPr="00A02E56" w:rsidR="00A02E56" w:rsidP="00A02E56" w:rsidRDefault="00A02E56" w14:paraId="7A0A592C" w14:textId="77777777">
      <w:pPr>
        <w:numPr>
          <w:ilvl w:val="0"/>
          <w:numId w:val="3"/>
        </w:numPr>
      </w:pPr>
      <w:r w:rsidRPr="00A02E56">
        <w:t>Describe what data it provides</w:t>
      </w:r>
    </w:p>
    <w:p w:rsidRPr="00A02E56" w:rsidR="00A02E56" w:rsidP="00A02E56" w:rsidRDefault="00A02E56" w14:paraId="7A0BD79B" w14:textId="77777777">
      <w:pPr>
        <w:numPr>
          <w:ilvl w:val="0"/>
          <w:numId w:val="3"/>
        </w:numPr>
      </w:pPr>
      <w:r w:rsidRPr="00A02E56">
        <w:t>Summarize relevant findings using:</w:t>
      </w:r>
    </w:p>
    <w:p w:rsidRPr="00A02E56" w:rsidR="00A02E56" w:rsidP="00A02E56" w:rsidRDefault="00A02E56" w14:paraId="335B416E" w14:textId="77777777">
      <w:pPr>
        <w:numPr>
          <w:ilvl w:val="1"/>
          <w:numId w:val="3"/>
        </w:numPr>
      </w:pPr>
      <w:r w:rsidRPr="00A02E56">
        <w:t>Hostname</w:t>
      </w:r>
    </w:p>
    <w:p w:rsidRPr="00A02E56" w:rsidR="00A02E56" w:rsidP="00A02E56" w:rsidRDefault="00A02E56" w14:paraId="4EE9F6FF" w14:textId="77777777">
      <w:pPr>
        <w:numPr>
          <w:ilvl w:val="1"/>
          <w:numId w:val="3"/>
        </w:numPr>
      </w:pPr>
      <w:r w:rsidRPr="00A02E56">
        <w:t>IP address</w:t>
      </w:r>
    </w:p>
    <w:p w:rsidRPr="00A02E56" w:rsidR="00A02E56" w:rsidP="00A02E56" w:rsidRDefault="00A02E56" w14:paraId="00B56CE8" w14:textId="77777777">
      <w:pPr>
        <w:numPr>
          <w:ilvl w:val="1"/>
          <w:numId w:val="3"/>
        </w:numPr>
      </w:pPr>
      <w:r w:rsidRPr="00A02E56">
        <w:t>User</w:t>
      </w:r>
    </w:p>
    <w:p w:rsidRPr="00A02E56" w:rsidR="00A02E56" w:rsidP="00A02E56" w:rsidRDefault="00A02E56" w14:paraId="4B1FB2B5" w14:textId="77777777">
      <w:pPr>
        <w:numPr>
          <w:ilvl w:val="1"/>
          <w:numId w:val="3"/>
        </w:numPr>
      </w:pPr>
      <w:r w:rsidRPr="00A02E56">
        <w:t>Timestamp(s)</w:t>
      </w:r>
    </w:p>
    <w:p w:rsidRPr="00A02E56" w:rsidR="00A02E56" w:rsidP="00A02E56" w:rsidRDefault="00A02E56" w14:paraId="1A17ACF6" w14:textId="77777777">
      <w:pPr>
        <w:numPr>
          <w:ilvl w:val="0"/>
          <w:numId w:val="3"/>
        </w:numPr>
        <w:rPr/>
      </w:pPr>
      <w:r w:rsidR="00A02E56">
        <w:rPr/>
        <w:t>Explain why the data is relevant to this investigation</w:t>
      </w:r>
    </w:p>
    <w:p w:rsidR="0EF87D3C" w:rsidRDefault="0EF87D3C" w14:paraId="68E38CC9" w14:textId="6886DF4B"/>
    <w:p w:rsidRPr="00A02E56" w:rsidR="00A02E56" w:rsidP="00A02E56" w:rsidRDefault="00A02E56" w14:paraId="26ACB7C4" w14:textId="77777777">
      <w:r w:rsidRPr="00A02E56">
        <w:pict w14:anchorId="0AECDACD">
          <v:rect id="_x0000_i1083" style="width:0;height:1.5pt" o:hr="t" o:hrstd="t" o:hralign="center" fillcolor="#a0a0a0" stroked="f"/>
        </w:pict>
      </w:r>
    </w:p>
    <w:p w:rsidRPr="00A02E56" w:rsidR="00A02E56" w:rsidP="00A02E56" w:rsidRDefault="00A02E56" w14:paraId="4B12A030" w14:textId="77777777">
      <w:pPr>
        <w:rPr>
          <w:b/>
          <w:bCs/>
        </w:rPr>
      </w:pPr>
      <w:r w:rsidRPr="00A02E56">
        <w:rPr>
          <w:b/>
          <w:bCs/>
        </w:rPr>
        <w:t>Section 2: Correlation Logic &amp; Methodology (5 pts)</w:t>
      </w:r>
    </w:p>
    <w:p w:rsidRPr="00A02E56" w:rsidR="00A02E56" w:rsidP="00A02E56" w:rsidRDefault="00A02E56" w14:paraId="24981DF1" w14:textId="77777777">
      <w:r w:rsidRPr="00A02E56">
        <w:rPr>
          <w:b/>
          <w:bCs/>
        </w:rPr>
        <w:t>Rubric Category: Validation &amp; Tools</w:t>
      </w:r>
    </w:p>
    <w:p w:rsidRPr="00A02E56" w:rsidR="00A02E56" w:rsidP="00A02E56" w:rsidRDefault="00A02E56" w14:paraId="7AC16B7B" w14:textId="77777777">
      <w:r w:rsidRPr="00A02E56">
        <w:t xml:space="preserve">Explain </w:t>
      </w:r>
      <w:r w:rsidRPr="00A02E56">
        <w:rPr>
          <w:i/>
          <w:iCs/>
        </w:rPr>
        <w:t>how</w:t>
      </w:r>
      <w:r w:rsidRPr="00A02E56">
        <w:t xml:space="preserve"> you correlated data across sources.</w:t>
      </w:r>
    </w:p>
    <w:p w:rsidRPr="00A02E56" w:rsidR="00A02E56" w:rsidP="00A02E56" w:rsidRDefault="00A02E56" w14:paraId="69455214" w14:textId="77777777">
      <w:r w:rsidRPr="00A02E56">
        <w:t>Your response should:</w:t>
      </w:r>
    </w:p>
    <w:p w:rsidRPr="00A02E56" w:rsidR="00A02E56" w:rsidP="00A02E56" w:rsidRDefault="00A02E56" w14:paraId="236AC7F9" w14:textId="77777777">
      <w:pPr>
        <w:numPr>
          <w:ilvl w:val="0"/>
          <w:numId w:val="4"/>
        </w:numPr>
      </w:pPr>
      <w:r w:rsidRPr="00A02E56">
        <w:t>Describe correlation logic step-by-step (e.g., time-based correlation, host matching)</w:t>
      </w:r>
    </w:p>
    <w:p w:rsidRPr="00A02E56" w:rsidR="00A02E56" w:rsidP="00A02E56" w:rsidRDefault="00A02E56" w14:paraId="528654DA" w14:textId="77777777">
      <w:pPr>
        <w:numPr>
          <w:ilvl w:val="0"/>
          <w:numId w:val="4"/>
        </w:numPr>
      </w:pPr>
      <w:r w:rsidRPr="00A02E56">
        <w:t>Explain how activity in one log led you to review another</w:t>
      </w:r>
    </w:p>
    <w:p w:rsidRPr="00A02E56" w:rsidR="00A02E56" w:rsidP="00A02E56" w:rsidRDefault="00A02E56" w14:paraId="06720E48" w14:textId="77777777">
      <w:pPr>
        <w:numPr>
          <w:ilvl w:val="0"/>
          <w:numId w:val="4"/>
        </w:numPr>
      </w:pPr>
      <w:r w:rsidRPr="00A02E56">
        <w:t xml:space="preserve">Reference </w:t>
      </w:r>
      <w:r w:rsidRPr="00A02E56">
        <w:rPr>
          <w:b/>
          <w:bCs/>
        </w:rPr>
        <w:t>specific timestamps</w:t>
      </w:r>
      <w:r w:rsidRPr="00A02E56">
        <w:t xml:space="preserve"> to show sequencing of events</w:t>
      </w:r>
    </w:p>
    <w:p w:rsidRPr="00A02E56" w:rsidR="00A02E56" w:rsidP="00A02E56" w:rsidRDefault="00A02E56" w14:paraId="609AA6E3" w14:textId="77777777">
      <w:pPr>
        <w:numPr>
          <w:ilvl w:val="0"/>
          <w:numId w:val="4"/>
        </w:numPr>
        <w:rPr/>
      </w:pPr>
      <w:r w:rsidR="00A02E56">
        <w:rPr/>
        <w:t>Demonstrate how EDR, proxy, and DNS evidence support or contradict each other</w:t>
      </w:r>
    </w:p>
    <w:p w:rsidR="0EF87D3C" w:rsidRDefault="0EF87D3C" w14:paraId="47B60C5F" w14:textId="417D63A8"/>
    <w:p w:rsidRPr="00A02E56" w:rsidR="00A02E56" w:rsidP="00A02E56" w:rsidRDefault="00A02E56" w14:paraId="52BF5EF8" w14:textId="77777777">
      <w:r w:rsidRPr="00A02E56">
        <w:pict w14:anchorId="3B92A212">
          <v:rect id="_x0000_i1084" style="width:0;height:1.5pt" o:hr="t" o:hrstd="t" o:hralign="center" fillcolor="#a0a0a0" stroked="f"/>
        </w:pict>
      </w:r>
    </w:p>
    <w:p w:rsidRPr="00A02E56" w:rsidR="00A02E56" w:rsidP="00A02E56" w:rsidRDefault="00A02E56" w14:paraId="12AB31E1" w14:textId="77777777">
      <w:pPr>
        <w:rPr>
          <w:b/>
          <w:bCs/>
        </w:rPr>
      </w:pPr>
      <w:r w:rsidRPr="00A02E56">
        <w:rPr>
          <w:b/>
          <w:bCs/>
        </w:rPr>
        <w:lastRenderedPageBreak/>
        <w:t>Section 3: Correlation Findings (5 pts)</w:t>
      </w:r>
    </w:p>
    <w:p w:rsidRPr="00A02E56" w:rsidR="00A02E56" w:rsidP="00A02E56" w:rsidRDefault="00A02E56" w14:paraId="4CA539C9" w14:textId="77777777">
      <w:r w:rsidRPr="00A02E56">
        <w:rPr>
          <w:b/>
          <w:bCs/>
        </w:rPr>
        <w:t>Rubric Category: Validation &amp; Tools</w:t>
      </w:r>
    </w:p>
    <w:p w:rsidRPr="00A02E56" w:rsidR="00A02E56" w:rsidP="00A02E56" w:rsidRDefault="00A02E56" w14:paraId="79A6C4EF" w14:textId="77777777">
      <w:r w:rsidRPr="00A02E56">
        <w:t>Document what the correlation revealed.</w:t>
      </w:r>
    </w:p>
    <w:p w:rsidRPr="00A02E56" w:rsidR="00A02E56" w:rsidP="00A02E56" w:rsidRDefault="00A02E56" w14:paraId="0DDDFAC4" w14:textId="77777777">
      <w:r w:rsidRPr="00A02E56">
        <w:t>Your response should:</w:t>
      </w:r>
    </w:p>
    <w:p w:rsidRPr="00A02E56" w:rsidR="00A02E56" w:rsidP="00A02E56" w:rsidRDefault="00A02E56" w14:paraId="17E9E116" w14:textId="77777777">
      <w:pPr>
        <w:numPr>
          <w:ilvl w:val="0"/>
          <w:numId w:val="5"/>
        </w:numPr>
      </w:pPr>
      <w:r w:rsidRPr="00A02E56">
        <w:t>Clearly state whether findings indicate:</w:t>
      </w:r>
    </w:p>
    <w:p w:rsidRPr="00A02E56" w:rsidR="00A02E56" w:rsidP="00A02E56" w:rsidRDefault="00A02E56" w14:paraId="026CBF18" w14:textId="77777777">
      <w:pPr>
        <w:numPr>
          <w:ilvl w:val="1"/>
          <w:numId w:val="5"/>
        </w:numPr>
      </w:pPr>
      <w:r w:rsidRPr="00A02E56">
        <w:t>Confirmed compromise</w:t>
      </w:r>
    </w:p>
    <w:p w:rsidRPr="00A02E56" w:rsidR="00A02E56" w:rsidP="00A02E56" w:rsidRDefault="00A02E56" w14:paraId="20EBB4BE" w14:textId="77777777">
      <w:pPr>
        <w:numPr>
          <w:ilvl w:val="1"/>
          <w:numId w:val="5"/>
        </w:numPr>
      </w:pPr>
      <w:r w:rsidRPr="00A02E56">
        <w:t>Suspicious but unconfirmed activity</w:t>
      </w:r>
    </w:p>
    <w:p w:rsidRPr="00A02E56" w:rsidR="00A02E56" w:rsidP="00A02E56" w:rsidRDefault="00A02E56" w14:paraId="0D819946" w14:textId="77777777">
      <w:pPr>
        <w:numPr>
          <w:ilvl w:val="1"/>
          <w:numId w:val="5"/>
        </w:numPr>
      </w:pPr>
      <w:r w:rsidRPr="00A02E56">
        <w:t>Benign behavior</w:t>
      </w:r>
    </w:p>
    <w:p w:rsidRPr="00A02E56" w:rsidR="00A02E56" w:rsidP="00A02E56" w:rsidRDefault="00A02E56" w14:paraId="3FE1B80B" w14:textId="77777777">
      <w:pPr>
        <w:numPr>
          <w:ilvl w:val="0"/>
          <w:numId w:val="5"/>
        </w:numPr>
      </w:pPr>
      <w:r w:rsidRPr="00A02E56">
        <w:t xml:space="preserve">Include supporting evidence from </w:t>
      </w:r>
      <w:r w:rsidRPr="00A02E56">
        <w:rPr>
          <w:b/>
          <w:bCs/>
        </w:rPr>
        <w:t>all three data sources</w:t>
      </w:r>
    </w:p>
    <w:p w:rsidRPr="00A02E56" w:rsidR="00A02E56" w:rsidP="00A02E56" w:rsidRDefault="00A02E56" w14:paraId="515E5EE1" w14:textId="77777777">
      <w:pPr>
        <w:numPr>
          <w:ilvl w:val="0"/>
          <w:numId w:val="5"/>
        </w:numPr>
      </w:pPr>
      <w:r w:rsidRPr="00A02E56">
        <w:t>Reference:</w:t>
      </w:r>
    </w:p>
    <w:p w:rsidRPr="00A02E56" w:rsidR="00A02E56" w:rsidP="00A02E56" w:rsidRDefault="00A02E56" w14:paraId="2C6AB242" w14:textId="77777777">
      <w:pPr>
        <w:numPr>
          <w:ilvl w:val="1"/>
          <w:numId w:val="5"/>
        </w:numPr>
      </w:pPr>
      <w:r w:rsidRPr="00A02E56">
        <w:t>File activity</w:t>
      </w:r>
    </w:p>
    <w:p w:rsidRPr="00A02E56" w:rsidR="00A02E56" w:rsidP="00A02E56" w:rsidRDefault="00A02E56" w14:paraId="1445639F" w14:textId="77777777">
      <w:pPr>
        <w:numPr>
          <w:ilvl w:val="1"/>
          <w:numId w:val="5"/>
        </w:numPr>
      </w:pPr>
      <w:r w:rsidRPr="00A02E56">
        <w:t>Network connections</w:t>
      </w:r>
    </w:p>
    <w:p w:rsidRPr="00A02E56" w:rsidR="00A02E56" w:rsidP="00A02E56" w:rsidRDefault="00A02E56" w14:paraId="450B95D7" w14:textId="77777777">
      <w:pPr>
        <w:numPr>
          <w:ilvl w:val="1"/>
          <w:numId w:val="5"/>
        </w:numPr>
      </w:pPr>
      <w:r w:rsidRPr="00A02E56">
        <w:t>Domain resolution behavior</w:t>
      </w:r>
    </w:p>
    <w:p w:rsidRPr="00A02E56" w:rsidR="00A02E56" w:rsidP="00A02E56" w:rsidRDefault="00A02E56" w14:paraId="68803318" w14:textId="77777777">
      <w:pPr>
        <w:numPr>
          <w:ilvl w:val="0"/>
          <w:numId w:val="5"/>
        </w:numPr>
        <w:rPr/>
      </w:pPr>
      <w:r w:rsidR="00A02E56">
        <w:rPr/>
        <w:t>Include timestamps for all key events</w:t>
      </w:r>
    </w:p>
    <w:p w:rsidR="0EF87D3C" w:rsidRDefault="0EF87D3C" w14:paraId="0E34E1AF" w14:textId="2FA7C2AC"/>
    <w:p w:rsidRPr="00A02E56" w:rsidR="00A02E56" w:rsidP="00A02E56" w:rsidRDefault="00A02E56" w14:paraId="21340AAA" w14:textId="77777777">
      <w:r w:rsidRPr="00A02E56">
        <w:pict w14:anchorId="03605DD7">
          <v:rect id="_x0000_i1085" style="width:0;height:1.5pt" o:hr="t" o:hrstd="t" o:hralign="center" fillcolor="#a0a0a0" stroked="f"/>
        </w:pict>
      </w:r>
    </w:p>
    <w:p w:rsidRPr="00A02E56" w:rsidR="00A02E56" w:rsidP="00A02E56" w:rsidRDefault="00A02E56" w14:paraId="6489EABB" w14:textId="77777777">
      <w:pPr>
        <w:rPr>
          <w:b/>
          <w:bCs/>
        </w:rPr>
      </w:pPr>
      <w:r w:rsidRPr="00A02E56">
        <w:rPr>
          <w:b/>
          <w:bCs/>
        </w:rPr>
        <w:t>Section 4: Escalation Recommendation &amp; SOC Decision (5 pts)</w:t>
      </w:r>
    </w:p>
    <w:p w:rsidRPr="00A02E56" w:rsidR="00A02E56" w:rsidP="00A02E56" w:rsidRDefault="00A02E56" w14:paraId="19FEF302" w14:textId="77777777">
      <w:r w:rsidRPr="00A02E56">
        <w:rPr>
          <w:b/>
          <w:bCs/>
        </w:rPr>
        <w:t>Rubric Category: Escalation &amp; Containment</w:t>
      </w:r>
    </w:p>
    <w:p w:rsidRPr="00A02E56" w:rsidR="00A02E56" w:rsidP="00A02E56" w:rsidRDefault="00A02E56" w14:paraId="64BD5CDB" w14:textId="77777777">
      <w:r w:rsidRPr="00A02E56">
        <w:t>Make a clear response decision.</w:t>
      </w:r>
    </w:p>
    <w:p w:rsidRPr="00A02E56" w:rsidR="00A02E56" w:rsidP="00A02E56" w:rsidRDefault="00A02E56" w14:paraId="4FA02230" w14:textId="77777777">
      <w:r w:rsidRPr="00A02E56">
        <w:t>Your response should:</w:t>
      </w:r>
    </w:p>
    <w:p w:rsidRPr="00A02E56" w:rsidR="00A02E56" w:rsidP="00A02E56" w:rsidRDefault="00A02E56" w14:paraId="4D4C631A" w14:textId="77777777">
      <w:pPr>
        <w:numPr>
          <w:ilvl w:val="0"/>
          <w:numId w:val="6"/>
        </w:numPr>
      </w:pPr>
      <w:r w:rsidRPr="00A02E56">
        <w:t xml:space="preserve">Recommend </w:t>
      </w:r>
      <w:r w:rsidRPr="00A02E56">
        <w:rPr>
          <w:b/>
          <w:bCs/>
        </w:rPr>
        <w:t>escalation to Tier 2</w:t>
      </w:r>
      <w:r w:rsidRPr="00A02E56">
        <w:t xml:space="preserve"> </w:t>
      </w:r>
      <w:r w:rsidRPr="00A02E56">
        <w:rPr>
          <w:i/>
          <w:iCs/>
        </w:rPr>
        <w:t>or</w:t>
      </w:r>
      <w:r w:rsidRPr="00A02E56">
        <w:t xml:space="preserve"> </w:t>
      </w:r>
      <w:r w:rsidRPr="00A02E56">
        <w:rPr>
          <w:b/>
          <w:bCs/>
        </w:rPr>
        <w:t>ticket closure</w:t>
      </w:r>
    </w:p>
    <w:p w:rsidRPr="00A02E56" w:rsidR="00A02E56" w:rsidP="00A02E56" w:rsidRDefault="00A02E56" w14:paraId="0682CA38" w14:textId="77777777">
      <w:pPr>
        <w:numPr>
          <w:ilvl w:val="0"/>
          <w:numId w:val="6"/>
        </w:numPr>
      </w:pPr>
      <w:r w:rsidRPr="00A02E56">
        <w:t>Justify your decision using:</w:t>
      </w:r>
    </w:p>
    <w:p w:rsidRPr="00A02E56" w:rsidR="00A02E56" w:rsidP="00A02E56" w:rsidRDefault="00A02E56" w14:paraId="62947DCA" w14:textId="77777777">
      <w:pPr>
        <w:numPr>
          <w:ilvl w:val="1"/>
          <w:numId w:val="6"/>
        </w:numPr>
      </w:pPr>
      <w:r w:rsidRPr="00A02E56">
        <w:t>Correlated evidence</w:t>
      </w:r>
    </w:p>
    <w:p w:rsidRPr="00A02E56" w:rsidR="00A02E56" w:rsidP="00A02E56" w:rsidRDefault="00A02E56" w14:paraId="75AA981B" w14:textId="77777777">
      <w:pPr>
        <w:numPr>
          <w:ilvl w:val="1"/>
          <w:numId w:val="6"/>
        </w:numPr>
      </w:pPr>
      <w:r w:rsidRPr="00A02E56">
        <w:t>Risk to the organization</w:t>
      </w:r>
    </w:p>
    <w:p w:rsidRPr="00A02E56" w:rsidR="00A02E56" w:rsidP="00A02E56" w:rsidRDefault="00A02E56" w14:paraId="2C9A28F7" w14:textId="77777777">
      <w:pPr>
        <w:numPr>
          <w:ilvl w:val="1"/>
          <w:numId w:val="6"/>
        </w:numPr>
      </w:pPr>
      <w:r w:rsidRPr="00A02E56">
        <w:t>Asset role and user context</w:t>
      </w:r>
    </w:p>
    <w:p w:rsidRPr="00A02E56" w:rsidR="00A02E56" w:rsidP="00A02E56" w:rsidRDefault="00A02E56" w14:paraId="31224799" w14:textId="77777777">
      <w:pPr>
        <w:numPr>
          <w:ilvl w:val="0"/>
          <w:numId w:val="6"/>
        </w:numPr>
        <w:rPr/>
      </w:pPr>
      <w:r w:rsidR="00A02E56">
        <w:rPr/>
        <w:t>Demonstrate understanding of SOC escalation thresholds</w:t>
      </w:r>
    </w:p>
    <w:p w:rsidR="0EF87D3C" w:rsidP="0EF87D3C" w:rsidRDefault="0EF87D3C" w14:paraId="26EBBFFE" w14:textId="25D212A1">
      <w:pPr>
        <w:rPr>
          <w:rFonts w:ascii="Segoe UI Emoji" w:hAnsi="Segoe UI Emoji" w:cs="Segoe UI Emoji"/>
        </w:rPr>
      </w:pPr>
    </w:p>
    <w:p w:rsidRPr="00A02E56" w:rsidR="00A02E56" w:rsidP="00A02E56" w:rsidRDefault="00A02E56" w14:paraId="134BF659" w14:textId="77777777">
      <w:r w:rsidRPr="00A02E56">
        <w:pict w14:anchorId="22FCB7A8">
          <v:rect id="_x0000_i1086" style="width:0;height:1.5pt" o:hr="t" o:hrstd="t" o:hralign="center" fillcolor="#a0a0a0" stroked="f"/>
        </w:pict>
      </w:r>
    </w:p>
    <w:p w:rsidRPr="00A02E56" w:rsidR="00A02E56" w:rsidP="00A02E56" w:rsidRDefault="00A02E56" w14:paraId="6436754B" w14:textId="77777777">
      <w:pPr>
        <w:rPr>
          <w:b/>
          <w:bCs/>
        </w:rPr>
      </w:pPr>
      <w:r w:rsidRPr="00A02E56">
        <w:rPr>
          <w:b/>
          <w:bCs/>
        </w:rPr>
        <w:t>Section 5: Risk Assessment &amp; Ticket Notes (5 pts)</w:t>
      </w:r>
    </w:p>
    <w:p w:rsidRPr="00A02E56" w:rsidR="00A02E56" w:rsidP="00A02E56" w:rsidRDefault="00A02E56" w14:paraId="183EAA98" w14:textId="77777777">
      <w:r w:rsidRPr="00A02E56">
        <w:rPr>
          <w:b/>
          <w:bCs/>
        </w:rPr>
        <w:t>Rubric Category: Risk &amp; Impact + Professionalism</w:t>
      </w:r>
    </w:p>
    <w:p w:rsidRPr="00A02E56" w:rsidR="00A02E56" w:rsidP="00A02E56" w:rsidRDefault="00A02E56" w14:paraId="372355B9" w14:textId="77777777">
      <w:r w:rsidRPr="00A02E56">
        <w:t>Assess impact and document appropriately.</w:t>
      </w:r>
    </w:p>
    <w:p w:rsidRPr="00A02E56" w:rsidR="00A02E56" w:rsidP="00A02E56" w:rsidRDefault="00A02E56" w14:paraId="619C5F24" w14:textId="77777777">
      <w:r w:rsidRPr="00A02E56">
        <w:t>Your response should:</w:t>
      </w:r>
    </w:p>
    <w:p w:rsidRPr="00A02E56" w:rsidR="00A02E56" w:rsidP="00A02E56" w:rsidRDefault="00A02E56" w14:paraId="46FAC61D" w14:textId="77777777">
      <w:pPr>
        <w:numPr>
          <w:ilvl w:val="0"/>
          <w:numId w:val="7"/>
        </w:numPr>
      </w:pPr>
      <w:r w:rsidRPr="00A02E56">
        <w:t xml:space="preserve">Include a </w:t>
      </w:r>
      <w:r w:rsidRPr="00A02E56">
        <w:rPr>
          <w:b/>
          <w:bCs/>
        </w:rPr>
        <w:t>risk assessment</w:t>
      </w:r>
      <w:r w:rsidRPr="00A02E56">
        <w:t xml:space="preserve"> (qualitative or CVSS-based)</w:t>
      </w:r>
    </w:p>
    <w:p w:rsidRPr="00A02E56" w:rsidR="00A02E56" w:rsidP="00A02E56" w:rsidRDefault="00A02E56" w14:paraId="1D8F1ECE" w14:textId="77777777">
      <w:pPr>
        <w:numPr>
          <w:ilvl w:val="0"/>
          <w:numId w:val="7"/>
        </w:numPr>
      </w:pPr>
      <w:r w:rsidRPr="00A02E56">
        <w:t>Consider:</w:t>
      </w:r>
    </w:p>
    <w:p w:rsidRPr="00A02E56" w:rsidR="00A02E56" w:rsidP="00A02E56" w:rsidRDefault="00A02E56" w14:paraId="169D7744" w14:textId="77777777">
      <w:pPr>
        <w:numPr>
          <w:ilvl w:val="1"/>
          <w:numId w:val="7"/>
        </w:numPr>
      </w:pPr>
      <w:r w:rsidRPr="00A02E56">
        <w:t>Likelihood of compromise</w:t>
      </w:r>
    </w:p>
    <w:p w:rsidRPr="00A02E56" w:rsidR="00A02E56" w:rsidP="00A02E56" w:rsidRDefault="00A02E56" w14:paraId="31F5288C" w14:textId="77777777">
      <w:pPr>
        <w:numPr>
          <w:ilvl w:val="1"/>
          <w:numId w:val="7"/>
        </w:numPr>
      </w:pPr>
      <w:r w:rsidRPr="00A02E56">
        <w:t>Potential impact if malicious</w:t>
      </w:r>
    </w:p>
    <w:p w:rsidRPr="00A02E56" w:rsidR="00A02E56" w:rsidP="00A02E56" w:rsidRDefault="00A02E56" w14:paraId="25214938" w14:textId="77777777">
      <w:pPr>
        <w:numPr>
          <w:ilvl w:val="0"/>
          <w:numId w:val="7"/>
        </w:numPr>
      </w:pPr>
      <w:r w:rsidRPr="00A02E56">
        <w:t xml:space="preserve">Include </w:t>
      </w:r>
      <w:r w:rsidRPr="00A02E56">
        <w:rPr>
          <w:b/>
          <w:bCs/>
        </w:rPr>
        <w:t>notes suitable for ticket documentation</w:t>
      </w:r>
      <w:r w:rsidRPr="00A02E56">
        <w:t>, such as:</w:t>
      </w:r>
    </w:p>
    <w:p w:rsidRPr="00A02E56" w:rsidR="00A02E56" w:rsidP="00A02E56" w:rsidRDefault="00A02E56" w14:paraId="0902B254" w14:textId="77777777">
      <w:pPr>
        <w:numPr>
          <w:ilvl w:val="1"/>
          <w:numId w:val="7"/>
        </w:numPr>
      </w:pPr>
      <w:r w:rsidRPr="00A02E56">
        <w:t>Summary for next analyst</w:t>
      </w:r>
    </w:p>
    <w:p w:rsidRPr="00A02E56" w:rsidR="00A02E56" w:rsidP="00A02E56" w:rsidRDefault="00A02E56" w14:paraId="477FF0D8" w14:textId="77777777">
      <w:pPr>
        <w:numPr>
          <w:ilvl w:val="1"/>
          <w:numId w:val="7"/>
        </w:numPr>
      </w:pPr>
      <w:r w:rsidRPr="00A02E56">
        <w:t>Follow-up recommendations</w:t>
      </w:r>
    </w:p>
    <w:p w:rsidRPr="00A02E56" w:rsidR="00A02E56" w:rsidP="00A02E56" w:rsidRDefault="00A02E56" w14:paraId="12476E61" w14:textId="77777777">
      <w:pPr>
        <w:numPr>
          <w:ilvl w:val="0"/>
          <w:numId w:val="7"/>
        </w:numPr>
        <w:rPr/>
      </w:pPr>
      <w:r w:rsidR="00A02E56">
        <w:rPr/>
        <w:t>Use professional SOC language and formatting</w:t>
      </w:r>
    </w:p>
    <w:p w:rsidR="0EF87D3C" w:rsidRDefault="0EF87D3C" w14:paraId="6B58EA7F" w14:textId="7BE20861"/>
    <w:p w:rsidRPr="00A02E56" w:rsidR="00A02E56" w:rsidP="00A02E56" w:rsidRDefault="00A02E56" w14:paraId="2A20470C" w14:textId="77777777">
      <w:r w:rsidRPr="00A02E56">
        <w:pict w14:anchorId="541E647F">
          <v:rect id="_x0000_i1087" style="width:0;height:1.5pt" o:hr="t" o:hrstd="t" o:hralign="center" fillcolor="#a0a0a0" stroked="f"/>
        </w:pict>
      </w:r>
    </w:p>
    <w:p w:rsidR="00FC5AD7" w:rsidRDefault="00FC5AD7" w14:paraId="481E5B3E" w14:textId="740FC486">
      <w:pPr>
        <w:rPr>
          <w:ins w:author="Neri-Doroteo, Bryan" w:date="2026-04-07T21:10:39.26Z" w16du:dateUtc="2026-04-07T21:10:39.26Z" w:id="1551369496"/>
        </w:rPr>
      </w:pPr>
    </w:p>
    <w:p w:rsidR="239CC0BC" w:rsidRDefault="239CC0BC" w14:paraId="346A414C" w14:textId="0E4181AF">
      <w:pPr/>
    </w:p>
    <w:p w:rsidR="0EF87D3C" w:rsidRDefault="0EF87D3C" w14:paraId="6A57F29F" w14:textId="4D3F0DDD"/>
    <w:p w:rsidR="0EF87D3C" w:rsidRDefault="0EF87D3C" w14:paraId="2EE31AF5" w14:textId="2E1D2C98"/>
    <w:p w:rsidR="0EF87D3C" w:rsidRDefault="0EF87D3C" w14:paraId="454973FB" w14:textId="7F58D17C"/>
    <w:p w:rsidR="2ACEEF62" w:rsidRDefault="2ACEEF62" w14:paraId="4514230C" w14:textId="72CC3C16">
      <w:pPr/>
      <w:r w:rsidR="2ACEEF62">
        <w:rPr/>
        <w:t>Context:</w:t>
      </w:r>
    </w:p>
    <w:p w:rsidR="2ACEEF62" w:rsidRDefault="2ACEEF62" w14:paraId="73C56F1A" w14:textId="4E3C5C78">
      <w:pPr/>
      <w:r w:rsidR="2ACEEF62">
        <w:rPr/>
        <w:t>Hostname: PC</w:t>
      </w:r>
      <w:r w:rsidR="2ACEEF62">
        <w:rPr/>
        <w:t>2000</w:t>
      </w:r>
    </w:p>
    <w:p w:rsidR="2ACEEF62" w:rsidRDefault="2ACEEF62" w14:paraId="6FD29A0F" w14:textId="25682DA9">
      <w:pPr/>
      <w:r w:rsidR="2ACEEF62">
        <w:rPr/>
        <w:t>Internal IP:  10.24.52.43</w:t>
      </w:r>
    </w:p>
    <w:p w:rsidR="12454439" w:rsidRDefault="12454439" w14:paraId="7E582DF2" w14:textId="2FFED0CE">
      <w:pPr/>
      <w:r w:rsidR="12454439">
        <w:rPr/>
        <w:t>External</w:t>
      </w:r>
      <w:r w:rsidR="12454439">
        <w:rPr/>
        <w:t xml:space="preserve"> IP: 174.20.30.130</w:t>
      </w:r>
    </w:p>
    <w:p w:rsidR="12454439" w:rsidRDefault="12454439" w14:paraId="73E78C9F" w14:textId="2CF1BFF3">
      <w:pPr/>
      <w:r w:rsidR="12454439">
        <w:rPr/>
        <w:t xml:space="preserve">User </w:t>
      </w:r>
      <w:r w:rsidR="12454439">
        <w:rPr/>
        <w:t xml:space="preserve">Account: </w:t>
      </w:r>
      <w:r w:rsidR="78361A39">
        <w:rPr/>
        <w:t>bobswan</w:t>
      </w:r>
    </w:p>
    <w:p w:rsidR="78361A39" w:rsidRDefault="78361A39" w14:paraId="0F15A73E" w14:textId="4CE211BC">
      <w:pPr/>
      <w:r w:rsidR="78361A39">
        <w:rPr/>
        <w:t>Timestamp: 10am-12pm</w:t>
      </w:r>
    </w:p>
    <w:p w:rsidR="7DE3081D" w:rsidRDefault="7DE3081D" w14:paraId="5C4DC539" w14:textId="25218E03">
      <w:pPr/>
      <w:r w:rsidR="7DE3081D">
        <w:rPr/>
        <w:t>Risk Assessment: medium</w:t>
      </w:r>
    </w:p>
    <w:p w:rsidR="239CC0BC" w:rsidRDefault="239CC0BC" w14:paraId="5C5AB34B" w14:textId="19CD83A7">
      <w:pPr/>
    </w:p>
    <w:p w:rsidR="239CC0BC" w:rsidRDefault="239CC0BC" w14:paraId="7F205A7B" w14:textId="1474FF4F">
      <w:pPr/>
    </w:p>
    <w:p w:rsidR="239CC0BC" w:rsidRDefault="239CC0BC" w14:paraId="1EC4427C" w14:textId="636CDC2F">
      <w:pPr/>
    </w:p>
    <w:p w:rsidR="7DE3081D" w:rsidP="0EF87D3C" w:rsidRDefault="7DE3081D" w14:paraId="647FF084" w14:textId="4A1608EA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4-07T21:15:48.571Z">
          <w:pPr/>
        </w:pPrChange>
      </w:pPr>
      <w:r w:rsidR="7DE3081D">
        <w:rPr/>
        <w:t>Data Source Summaries</w:t>
      </w:r>
    </w:p>
    <w:p w:rsidR="7DE3081D" w:rsidP="239CC0BC" w:rsidRDefault="7DE3081D" w14:paraId="3768D122" w14:textId="502CF3E0">
      <w:pPr>
        <w:pStyle w:val="Normal"/>
        <w:rPr>
          <w:sz w:val="24"/>
          <w:szCs w:val="24"/>
        </w:rPr>
      </w:pPr>
      <w:r w:rsidRPr="0EF87D3C" w:rsidR="7DE3081D">
        <w:rPr>
          <w:sz w:val="24"/>
          <w:szCs w:val="24"/>
        </w:rPr>
        <w:t>E</w:t>
      </w:r>
      <w:r w:rsidRPr="0EF87D3C" w:rsidR="7DE3081D">
        <w:rPr>
          <w:sz w:val="24"/>
          <w:szCs w:val="24"/>
        </w:rPr>
        <w:t>DR:</w:t>
      </w:r>
    </w:p>
    <w:p w:rsidR="0A4756AB" w:rsidP="239CC0BC" w:rsidRDefault="0A4756AB" w14:paraId="13DE944A" w14:textId="29AF4C71">
      <w:pPr>
        <w:pStyle w:val="Normal"/>
      </w:pPr>
      <w:r w:rsidR="23AE137E">
        <w:rPr/>
        <w:t xml:space="preserve">EDR telemetry shows the </w:t>
      </w:r>
      <w:r w:rsidR="4F150243">
        <w:rPr/>
        <w:t xml:space="preserve"> </w:t>
      </w:r>
      <w:r w:rsidR="4F150243">
        <w:rPr/>
        <w:t xml:space="preserve">Hostname </w:t>
      </w:r>
      <w:r w:rsidR="7A9C53DE">
        <w:rPr/>
        <w:t>PC2000</w:t>
      </w:r>
      <w:r w:rsidR="49260B4A">
        <w:rPr/>
        <w:t xml:space="preserve"> with the given user of </w:t>
      </w:r>
      <w:r w:rsidR="49260B4A">
        <w:rPr/>
        <w:t>bobswan</w:t>
      </w:r>
      <w:r w:rsidR="49260B4A">
        <w:rPr/>
        <w:t xml:space="preserve"> has seen </w:t>
      </w:r>
      <w:r w:rsidR="6CE3B581">
        <w:rPr/>
        <w:t>downloading</w:t>
      </w:r>
      <w:r w:rsidR="49260B4A">
        <w:rPr/>
        <w:t xml:space="preserve"> a suspicious file at 4/2/2026 - 10:12 AM as it shows </w:t>
      </w:r>
      <w:r w:rsidR="39DFF8EE">
        <w:rPr/>
        <w:t>an</w:t>
      </w:r>
      <w:r w:rsidR="49260B4A">
        <w:rPr/>
        <w:t xml:space="preserve"> outbound conne</w:t>
      </w:r>
      <w:r w:rsidR="49260B4A">
        <w:rPr/>
        <w:t xml:space="preserve">ction with the internal </w:t>
      </w:r>
      <w:r w:rsidR="49260B4A">
        <w:rPr/>
        <w:t>ip</w:t>
      </w:r>
      <w:r w:rsidR="49260B4A">
        <w:rPr/>
        <w:t xml:space="preserve"> address of 10.24.52.43 of </w:t>
      </w:r>
      <w:r w:rsidR="620FC883">
        <w:rPr/>
        <w:t xml:space="preserve">the </w:t>
      </w:r>
      <w:r w:rsidR="127D022C">
        <w:rPr/>
        <w:t>user's</w:t>
      </w:r>
      <w:r w:rsidR="49260B4A">
        <w:rPr/>
        <w:t xml:space="preserve"> </w:t>
      </w:r>
      <w:r w:rsidR="60B8204C">
        <w:rPr/>
        <w:t>workstation</w:t>
      </w:r>
      <w:r w:rsidR="60B8204C">
        <w:rPr/>
        <w:t>.</w:t>
      </w:r>
    </w:p>
    <w:p w:rsidR="239CC0BC" w:rsidP="239CC0BC" w:rsidRDefault="239CC0BC" w14:paraId="41D31D56" w14:textId="33F8CE8E">
      <w:pPr>
        <w:pStyle w:val="Normal"/>
      </w:pPr>
    </w:p>
    <w:p w:rsidR="7DE3081D" w:rsidP="239CC0BC" w:rsidRDefault="7DE3081D" w14:paraId="3550687B" w14:textId="606C4A5C">
      <w:pPr>
        <w:pStyle w:val="Normal"/>
        <w:rPr>
          <w:sz w:val="24"/>
          <w:szCs w:val="24"/>
        </w:rPr>
      </w:pPr>
      <w:r w:rsidRPr="0EF87D3C" w:rsidR="7DE3081D">
        <w:rPr>
          <w:sz w:val="24"/>
          <w:szCs w:val="24"/>
        </w:rPr>
        <w:t>Proxy Logs:</w:t>
      </w:r>
    </w:p>
    <w:p w:rsidR="3C68701E" w:rsidP="239CC0BC" w:rsidRDefault="3C68701E" w14:paraId="72F341D8" w14:textId="31CBC8A4">
      <w:pPr>
        <w:pStyle w:val="Normal"/>
        <w:rPr>
          <w:sz w:val="24"/>
          <w:szCs w:val="24"/>
        </w:rPr>
      </w:pPr>
      <w:r w:rsidRPr="0EF87D3C" w:rsidR="3C68701E">
        <w:rPr>
          <w:sz w:val="24"/>
          <w:szCs w:val="24"/>
        </w:rPr>
        <w:t>The Proxy log</w:t>
      </w:r>
      <w:r w:rsidRPr="0EF87D3C" w:rsidR="3C68701E">
        <w:rPr>
          <w:sz w:val="24"/>
          <w:szCs w:val="24"/>
        </w:rPr>
        <w:t xml:space="preserve">s </w:t>
      </w:r>
      <w:r w:rsidRPr="0EF87D3C" w:rsidR="1D1302C0">
        <w:rPr>
          <w:sz w:val="24"/>
          <w:szCs w:val="24"/>
        </w:rPr>
        <w:t>show</w:t>
      </w:r>
      <w:r w:rsidRPr="0EF87D3C" w:rsidR="3C68701E">
        <w:rPr>
          <w:sz w:val="24"/>
          <w:szCs w:val="24"/>
        </w:rPr>
        <w:t xml:space="preserve"> that </w:t>
      </w:r>
      <w:r w:rsidRPr="0EF87D3C" w:rsidR="6F9C1C53">
        <w:rPr>
          <w:sz w:val="24"/>
          <w:szCs w:val="24"/>
        </w:rPr>
        <w:t>the hostname</w:t>
      </w:r>
      <w:r w:rsidRPr="0EF87D3C" w:rsidR="3C68701E">
        <w:rPr>
          <w:sz w:val="24"/>
          <w:szCs w:val="24"/>
        </w:rPr>
        <w:t xml:space="preserve"> of PC2000 was calling out to another </w:t>
      </w:r>
      <w:r w:rsidRPr="0EF87D3C" w:rsidR="268ECDE3">
        <w:rPr>
          <w:sz w:val="24"/>
          <w:szCs w:val="24"/>
        </w:rPr>
        <w:t>external</w:t>
      </w:r>
      <w:r w:rsidRPr="0EF87D3C" w:rsidR="3C68701E">
        <w:rPr>
          <w:sz w:val="24"/>
          <w:szCs w:val="24"/>
        </w:rPr>
        <w:t xml:space="preserve"> </w:t>
      </w:r>
      <w:r w:rsidRPr="0EF87D3C" w:rsidR="5EB7FDAA">
        <w:rPr>
          <w:sz w:val="24"/>
          <w:szCs w:val="24"/>
        </w:rPr>
        <w:t>IP</w:t>
      </w:r>
      <w:r w:rsidRPr="0EF87D3C" w:rsidR="3C68701E">
        <w:rPr>
          <w:sz w:val="24"/>
          <w:szCs w:val="24"/>
        </w:rPr>
        <w:t xml:space="preserve"> address of 174.20.30.130 at 4/2/2026 - 10:1</w:t>
      </w:r>
      <w:r w:rsidRPr="0EF87D3C" w:rsidR="4556C396">
        <w:rPr>
          <w:sz w:val="24"/>
          <w:szCs w:val="24"/>
        </w:rPr>
        <w:t>3</w:t>
      </w:r>
      <w:r w:rsidRPr="0EF87D3C" w:rsidR="3C68701E">
        <w:rPr>
          <w:sz w:val="24"/>
          <w:szCs w:val="24"/>
        </w:rPr>
        <w:t>AM. A</w:t>
      </w:r>
      <w:r w:rsidRPr="0EF87D3C" w:rsidR="39DE51C5">
        <w:rPr>
          <w:sz w:val="24"/>
          <w:szCs w:val="24"/>
        </w:rPr>
        <w:t xml:space="preserve">s our user </w:t>
      </w:r>
      <w:r w:rsidRPr="0EF87D3C" w:rsidR="39DE51C5">
        <w:rPr>
          <w:sz w:val="24"/>
          <w:szCs w:val="24"/>
        </w:rPr>
        <w:t>bobswan</w:t>
      </w:r>
      <w:r w:rsidRPr="0EF87D3C" w:rsidR="39DE51C5">
        <w:rPr>
          <w:sz w:val="24"/>
          <w:szCs w:val="24"/>
        </w:rPr>
        <w:t xml:space="preserve"> with the given </w:t>
      </w:r>
      <w:r w:rsidRPr="0EF87D3C" w:rsidR="0F972B98">
        <w:rPr>
          <w:sz w:val="24"/>
          <w:szCs w:val="24"/>
        </w:rPr>
        <w:t>Ip</w:t>
      </w:r>
      <w:r w:rsidRPr="0EF87D3C" w:rsidR="39DE51C5">
        <w:rPr>
          <w:sz w:val="24"/>
          <w:szCs w:val="24"/>
        </w:rPr>
        <w:t xml:space="preserve"> address of 10.24.52.43 was shown to be sending multiple HTTPS </w:t>
      </w:r>
      <w:r w:rsidRPr="0EF87D3C" w:rsidR="6DF8F9FC">
        <w:rPr>
          <w:sz w:val="24"/>
          <w:szCs w:val="24"/>
        </w:rPr>
        <w:t xml:space="preserve">requests to the </w:t>
      </w:r>
      <w:r w:rsidRPr="0EF87D3C" w:rsidR="5C8433A9">
        <w:rPr>
          <w:sz w:val="24"/>
          <w:szCs w:val="24"/>
        </w:rPr>
        <w:t>external</w:t>
      </w:r>
      <w:r w:rsidRPr="0EF87D3C" w:rsidR="6DF8F9FC">
        <w:rPr>
          <w:sz w:val="24"/>
          <w:szCs w:val="24"/>
        </w:rPr>
        <w:t xml:space="preserve"> </w:t>
      </w:r>
      <w:r w:rsidRPr="0EF87D3C" w:rsidR="1D303B20">
        <w:rPr>
          <w:sz w:val="24"/>
          <w:szCs w:val="24"/>
        </w:rPr>
        <w:t>Ip</w:t>
      </w:r>
      <w:r w:rsidRPr="0EF87D3C" w:rsidR="6DF8F9FC">
        <w:rPr>
          <w:sz w:val="24"/>
          <w:szCs w:val="24"/>
        </w:rPr>
        <w:t xml:space="preserve"> address.</w:t>
      </w:r>
    </w:p>
    <w:p w:rsidR="239CC0BC" w:rsidP="239CC0BC" w:rsidRDefault="239CC0BC" w14:paraId="682106AC" w14:textId="3FF40CFA">
      <w:pPr>
        <w:pStyle w:val="Normal"/>
        <w:rPr>
          <w:sz w:val="24"/>
          <w:szCs w:val="24"/>
        </w:rPr>
      </w:pPr>
    </w:p>
    <w:p w:rsidR="239CC0BC" w:rsidP="239CC0BC" w:rsidRDefault="239CC0BC" w14:paraId="6BF184B2" w14:textId="546B83E4">
      <w:pPr>
        <w:pStyle w:val="Normal"/>
        <w:rPr>
          <w:sz w:val="24"/>
          <w:szCs w:val="24"/>
        </w:rPr>
      </w:pPr>
    </w:p>
    <w:p w:rsidR="239CC0BC" w:rsidP="239CC0BC" w:rsidRDefault="239CC0BC" w14:paraId="40529373" w14:textId="5DE714EC">
      <w:pPr>
        <w:pStyle w:val="Normal"/>
        <w:rPr>
          <w:sz w:val="24"/>
          <w:szCs w:val="24"/>
        </w:rPr>
      </w:pPr>
    </w:p>
    <w:p w:rsidR="7DE3081D" w:rsidP="239CC0BC" w:rsidRDefault="7DE3081D" w14:paraId="71B73CF3" w14:textId="514268D3">
      <w:pPr>
        <w:pStyle w:val="Normal"/>
        <w:rPr>
          <w:sz w:val="24"/>
          <w:szCs w:val="24"/>
        </w:rPr>
      </w:pPr>
      <w:r w:rsidRPr="0EF87D3C" w:rsidR="7DE3081D">
        <w:rPr>
          <w:sz w:val="24"/>
          <w:szCs w:val="24"/>
        </w:rPr>
        <w:t>DNS Logs:</w:t>
      </w:r>
    </w:p>
    <w:p w:rsidR="15A1E676" w:rsidP="239CC0BC" w:rsidRDefault="15A1E676" w14:paraId="6ADEBF54" w14:textId="0F5E3902">
      <w:pPr>
        <w:pStyle w:val="Normal"/>
        <w:rPr>
          <w:sz w:val="24"/>
          <w:szCs w:val="24"/>
        </w:rPr>
      </w:pPr>
      <w:r w:rsidRPr="0EF87D3C" w:rsidR="15A1E676">
        <w:rPr>
          <w:sz w:val="24"/>
          <w:szCs w:val="24"/>
        </w:rPr>
        <w:t>Ip address of 10.24.5</w:t>
      </w:r>
      <w:r w:rsidRPr="0EF87D3C" w:rsidR="1C47FA7C">
        <w:rPr>
          <w:sz w:val="24"/>
          <w:szCs w:val="24"/>
        </w:rPr>
        <w:t>2</w:t>
      </w:r>
      <w:r w:rsidRPr="0EF87D3C" w:rsidR="15A1E676">
        <w:rPr>
          <w:sz w:val="24"/>
          <w:szCs w:val="24"/>
        </w:rPr>
        <w:t xml:space="preserve">.43 was seen resolve </w:t>
      </w:r>
      <w:r w:rsidRPr="0EF87D3C" w:rsidR="75CF82F1">
        <w:rPr>
          <w:sz w:val="24"/>
          <w:szCs w:val="24"/>
        </w:rPr>
        <w:t>a</w:t>
      </w:r>
      <w:r w:rsidRPr="0EF87D3C" w:rsidR="15A1E676">
        <w:rPr>
          <w:sz w:val="24"/>
          <w:szCs w:val="24"/>
        </w:rPr>
        <w:t xml:space="preserve"> domain not </w:t>
      </w:r>
      <w:r w:rsidRPr="0EF87D3C" w:rsidR="08388DF7">
        <w:rPr>
          <w:sz w:val="24"/>
          <w:szCs w:val="24"/>
        </w:rPr>
        <w:t>registering</w:t>
      </w:r>
      <w:r w:rsidRPr="0EF87D3C" w:rsidR="15A1E676">
        <w:rPr>
          <w:sz w:val="24"/>
          <w:szCs w:val="24"/>
        </w:rPr>
        <w:t xml:space="preserve"> our whitelist as PC2000 </w:t>
      </w:r>
      <w:r w:rsidRPr="0EF87D3C" w:rsidR="15A1E676">
        <w:rPr>
          <w:sz w:val="24"/>
          <w:szCs w:val="24"/>
        </w:rPr>
        <w:t xml:space="preserve">is only allowed to a set range of allowed domains. </w:t>
      </w:r>
      <w:r w:rsidRPr="0EF87D3C" w:rsidR="37D8B516">
        <w:rPr>
          <w:sz w:val="24"/>
          <w:szCs w:val="24"/>
        </w:rPr>
        <w:t xml:space="preserve">From 4/2/206 - 10:12AM to 11:30AM it was seen that this user </w:t>
      </w:r>
      <w:r w:rsidRPr="0EF87D3C" w:rsidR="37D8B516">
        <w:rPr>
          <w:sz w:val="24"/>
          <w:szCs w:val="24"/>
        </w:rPr>
        <w:t>bobswan</w:t>
      </w:r>
      <w:r w:rsidRPr="0EF87D3C" w:rsidR="37D8B516">
        <w:rPr>
          <w:sz w:val="24"/>
          <w:szCs w:val="24"/>
        </w:rPr>
        <w:t xml:space="preserve"> had</w:t>
      </w:r>
      <w:r w:rsidRPr="0EF87D3C" w:rsidR="37D8B516">
        <w:rPr>
          <w:sz w:val="24"/>
          <w:szCs w:val="24"/>
        </w:rPr>
        <w:t xml:space="preserve"> </w:t>
      </w:r>
      <w:r w:rsidRPr="0EF87D3C" w:rsidR="5A6ADBAA">
        <w:rPr>
          <w:sz w:val="24"/>
          <w:szCs w:val="24"/>
        </w:rPr>
        <w:t>forgotten</w:t>
      </w:r>
      <w:r w:rsidRPr="0EF87D3C" w:rsidR="37D8B516">
        <w:rPr>
          <w:sz w:val="24"/>
          <w:szCs w:val="24"/>
        </w:rPr>
        <w:t xml:space="preserve"> about the file that they </w:t>
      </w:r>
      <w:r w:rsidRPr="0EF87D3C" w:rsidR="0286014D">
        <w:rPr>
          <w:sz w:val="24"/>
          <w:szCs w:val="24"/>
        </w:rPr>
        <w:t>downloaded</w:t>
      </w:r>
      <w:r w:rsidRPr="0EF87D3C" w:rsidR="37D8B516">
        <w:rPr>
          <w:sz w:val="24"/>
          <w:szCs w:val="24"/>
        </w:rPr>
        <w:t xml:space="preserve"> and </w:t>
      </w:r>
      <w:r w:rsidRPr="0EF87D3C" w:rsidR="774E88C9">
        <w:rPr>
          <w:sz w:val="24"/>
          <w:szCs w:val="24"/>
        </w:rPr>
        <w:t xml:space="preserve">the file is considered suspicious based on </w:t>
      </w:r>
      <w:r w:rsidRPr="0EF87D3C" w:rsidR="774E88C9">
        <w:rPr>
          <w:sz w:val="24"/>
          <w:szCs w:val="24"/>
        </w:rPr>
        <w:t>subsequent</w:t>
      </w:r>
      <w:r w:rsidRPr="0EF87D3C" w:rsidR="774E88C9">
        <w:rPr>
          <w:sz w:val="24"/>
          <w:szCs w:val="24"/>
        </w:rPr>
        <w:t xml:space="preserve"> network activity, but malware execution has not yet been conclusively confirmed.</w:t>
      </w:r>
    </w:p>
    <w:p w:rsidR="239CC0BC" w:rsidP="239CC0BC" w:rsidRDefault="239CC0BC" w14:paraId="0ED7C166" w14:textId="7675F567">
      <w:pPr>
        <w:pStyle w:val="Normal"/>
        <w:rPr>
          <w:sz w:val="24"/>
          <w:szCs w:val="24"/>
        </w:rPr>
      </w:pPr>
    </w:p>
    <w:p w:rsidR="239CC0BC" w:rsidP="239CC0BC" w:rsidRDefault="239CC0BC" w14:paraId="75C49BA4" w14:textId="5FF29362">
      <w:pPr>
        <w:pStyle w:val="Normal"/>
        <w:rPr>
          <w:sz w:val="24"/>
          <w:szCs w:val="24"/>
        </w:rPr>
      </w:pPr>
    </w:p>
    <w:p w:rsidR="239CC0BC" w:rsidP="239CC0BC" w:rsidRDefault="239CC0BC" w14:paraId="426AB211" w14:textId="66B17E27">
      <w:pPr>
        <w:pStyle w:val="Normal"/>
        <w:rPr>
          <w:sz w:val="24"/>
          <w:szCs w:val="24"/>
        </w:rPr>
      </w:pPr>
    </w:p>
    <w:p w:rsidR="010FE7B5" w:rsidP="0EF87D3C" w:rsidRDefault="010FE7B5" w14:paraId="080DA56D" w14:textId="26344ACE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4-07T22:08:30.868Z">
          <w:pPr>
            <w:pStyle w:val="Normal"/>
          </w:pPr>
        </w:pPrChange>
      </w:pPr>
      <w:r w:rsidRPr="0EF87D3C" w:rsidR="010FE7B5">
        <w:rPr>
          <w:sz w:val="24"/>
          <w:szCs w:val="24"/>
        </w:rPr>
        <w:t>Correlation Logic &amp; Methodology</w:t>
      </w:r>
    </w:p>
    <w:p w:rsidR="1581BD62" w:rsidP="0EF87D3C" w:rsidRDefault="1581BD62" w14:paraId="4D254154" w14:textId="05108278">
      <w:pPr>
        <w:pStyle w:val="Normal"/>
        <w:rPr>
          <w:sz w:val="24"/>
          <w:szCs w:val="24"/>
        </w:rPr>
      </w:pPr>
      <w:r w:rsidRPr="0EF87D3C" w:rsidR="1581BD62">
        <w:rPr>
          <w:sz w:val="24"/>
          <w:szCs w:val="24"/>
        </w:rPr>
        <w:t xml:space="preserve">At 10:12AM was when the user started the suspicious file </w:t>
      </w:r>
      <w:r w:rsidRPr="0EF87D3C" w:rsidR="135AC8E2">
        <w:rPr>
          <w:sz w:val="24"/>
          <w:szCs w:val="24"/>
        </w:rPr>
        <w:t>download</w:t>
      </w:r>
      <w:r w:rsidRPr="0EF87D3C" w:rsidR="1581BD62">
        <w:rPr>
          <w:sz w:val="24"/>
          <w:szCs w:val="24"/>
        </w:rPr>
        <w:t xml:space="preserve"> where the other proxy a</w:t>
      </w:r>
      <w:r w:rsidRPr="0EF87D3C" w:rsidR="1581BD62">
        <w:rPr>
          <w:sz w:val="24"/>
          <w:szCs w:val="24"/>
        </w:rPr>
        <w:t xml:space="preserve">nd </w:t>
      </w:r>
      <w:r w:rsidRPr="0EF87D3C" w:rsidR="1581BD62">
        <w:rPr>
          <w:sz w:val="24"/>
          <w:szCs w:val="24"/>
        </w:rPr>
        <w:t>dns</w:t>
      </w:r>
      <w:r w:rsidRPr="0EF87D3C" w:rsidR="1581BD62">
        <w:rPr>
          <w:sz w:val="24"/>
          <w:szCs w:val="24"/>
        </w:rPr>
        <w:t xml:space="preserve"> logs also had the same </w:t>
      </w:r>
      <w:r w:rsidRPr="0EF87D3C" w:rsidR="01A05A49">
        <w:rPr>
          <w:sz w:val="24"/>
          <w:szCs w:val="24"/>
        </w:rPr>
        <w:t>time range.</w:t>
      </w:r>
      <w:r w:rsidRPr="0EF87D3C" w:rsidR="4279BE19">
        <w:rPr>
          <w:sz w:val="24"/>
          <w:szCs w:val="24"/>
        </w:rPr>
        <w:t xml:space="preserve"> The hostname and </w:t>
      </w:r>
      <w:r w:rsidRPr="0EF87D3C" w:rsidR="01090C63">
        <w:rPr>
          <w:sz w:val="24"/>
          <w:szCs w:val="24"/>
        </w:rPr>
        <w:t>Ip</w:t>
      </w:r>
      <w:r w:rsidRPr="0EF87D3C" w:rsidR="4279BE19">
        <w:rPr>
          <w:sz w:val="24"/>
          <w:szCs w:val="24"/>
        </w:rPr>
        <w:t xml:space="preserve"> address were also all the same across this time range</w:t>
      </w:r>
      <w:r w:rsidRPr="0EF87D3C" w:rsidR="4279BE19">
        <w:rPr>
          <w:sz w:val="24"/>
          <w:szCs w:val="24"/>
        </w:rPr>
        <w:t xml:space="preserve"> through 10:00am – 12:00am. When looking at the EDR </w:t>
      </w:r>
      <w:r w:rsidRPr="0EF87D3C" w:rsidR="1E047FAD">
        <w:rPr>
          <w:sz w:val="24"/>
          <w:szCs w:val="24"/>
        </w:rPr>
        <w:t>logs,</w:t>
      </w:r>
      <w:r w:rsidRPr="0EF87D3C" w:rsidR="4279BE19">
        <w:rPr>
          <w:sz w:val="24"/>
          <w:szCs w:val="24"/>
        </w:rPr>
        <w:t xml:space="preserve"> it </w:t>
      </w:r>
      <w:r w:rsidRPr="0EF87D3C" w:rsidR="2CE75D2C">
        <w:rPr>
          <w:sz w:val="24"/>
          <w:szCs w:val="24"/>
        </w:rPr>
        <w:t>showed</w:t>
      </w:r>
      <w:r w:rsidRPr="0EF87D3C" w:rsidR="4279BE19">
        <w:rPr>
          <w:sz w:val="24"/>
          <w:szCs w:val="24"/>
        </w:rPr>
        <w:t xml:space="preserve"> that the user downloaded a file in which was</w:t>
      </w:r>
      <w:r w:rsidRPr="0EF87D3C" w:rsidR="6A72C708">
        <w:rPr>
          <w:sz w:val="24"/>
          <w:szCs w:val="24"/>
        </w:rPr>
        <w:t xml:space="preserve"> sending an outbound connection </w:t>
      </w:r>
      <w:r w:rsidRPr="0EF87D3C" w:rsidR="6A72C708">
        <w:rPr>
          <w:sz w:val="24"/>
          <w:szCs w:val="24"/>
        </w:rPr>
        <w:t xml:space="preserve">as our proxy logs showed to be </w:t>
      </w:r>
      <w:r w:rsidRPr="0EF87D3C" w:rsidR="729C51BE">
        <w:rPr>
          <w:sz w:val="24"/>
          <w:szCs w:val="24"/>
        </w:rPr>
        <w:t>connected</w:t>
      </w:r>
      <w:r w:rsidRPr="0EF87D3C" w:rsidR="6A72C708">
        <w:rPr>
          <w:sz w:val="24"/>
          <w:szCs w:val="24"/>
        </w:rPr>
        <w:t xml:space="preserve"> to the given </w:t>
      </w:r>
      <w:r w:rsidRPr="0EF87D3C" w:rsidR="3E3D7092">
        <w:rPr>
          <w:sz w:val="24"/>
          <w:szCs w:val="24"/>
        </w:rPr>
        <w:t>external</w:t>
      </w:r>
      <w:r w:rsidRPr="0EF87D3C" w:rsidR="12E1E8FB">
        <w:rPr>
          <w:sz w:val="24"/>
          <w:szCs w:val="24"/>
        </w:rPr>
        <w:t xml:space="preserve"> </w:t>
      </w:r>
      <w:r w:rsidRPr="0EF87D3C" w:rsidR="07AB3FAA">
        <w:rPr>
          <w:sz w:val="24"/>
          <w:szCs w:val="24"/>
        </w:rPr>
        <w:t>Ip</w:t>
      </w:r>
      <w:r w:rsidRPr="0EF87D3C" w:rsidR="12E1E8FB">
        <w:rPr>
          <w:sz w:val="24"/>
          <w:szCs w:val="24"/>
        </w:rPr>
        <w:t xml:space="preserve"> address of 17</w:t>
      </w:r>
      <w:r w:rsidRPr="0EF87D3C" w:rsidR="15AA28FA">
        <w:rPr>
          <w:sz w:val="24"/>
          <w:szCs w:val="24"/>
        </w:rPr>
        <w:t>4</w:t>
      </w:r>
      <w:r w:rsidRPr="0EF87D3C" w:rsidR="12E1E8FB">
        <w:rPr>
          <w:sz w:val="24"/>
          <w:szCs w:val="24"/>
        </w:rPr>
        <w:t>.20.30.130. The DNS</w:t>
      </w:r>
      <w:r w:rsidRPr="0EF87D3C" w:rsidR="344E79C6">
        <w:rPr>
          <w:sz w:val="24"/>
          <w:szCs w:val="24"/>
        </w:rPr>
        <w:t xml:space="preserve"> logs also show activity </w:t>
      </w:r>
      <w:r w:rsidRPr="0EF87D3C" w:rsidR="5D4AC31C">
        <w:rPr>
          <w:sz w:val="24"/>
          <w:szCs w:val="24"/>
        </w:rPr>
        <w:t>from</w:t>
      </w:r>
      <w:r w:rsidRPr="0EF87D3C" w:rsidR="344E79C6">
        <w:rPr>
          <w:sz w:val="24"/>
          <w:szCs w:val="24"/>
        </w:rPr>
        <w:t xml:space="preserve"> 10:12AM through 11:30AM</w:t>
      </w:r>
      <w:r w:rsidRPr="0EF87D3C" w:rsidR="6A9EB9BE">
        <w:rPr>
          <w:sz w:val="24"/>
          <w:szCs w:val="24"/>
        </w:rPr>
        <w:t xml:space="preserve"> after the user </w:t>
      </w:r>
      <w:r w:rsidRPr="0EF87D3C" w:rsidR="70CD5C15">
        <w:rPr>
          <w:sz w:val="24"/>
          <w:szCs w:val="24"/>
        </w:rPr>
        <w:t>finished</w:t>
      </w:r>
      <w:r w:rsidRPr="0EF87D3C" w:rsidR="6A9EB9BE">
        <w:rPr>
          <w:sz w:val="24"/>
          <w:szCs w:val="24"/>
        </w:rPr>
        <w:t xml:space="preserve"> downloading the file they </w:t>
      </w:r>
      <w:r w:rsidRPr="0EF87D3C" w:rsidR="6C4DFA8E">
        <w:rPr>
          <w:sz w:val="24"/>
          <w:szCs w:val="24"/>
        </w:rPr>
        <w:t>opened,</w:t>
      </w:r>
      <w:r w:rsidRPr="0EF87D3C" w:rsidR="6A9EB9BE">
        <w:rPr>
          <w:sz w:val="24"/>
          <w:szCs w:val="24"/>
        </w:rPr>
        <w:t xml:space="preserve"> then it started to </w:t>
      </w:r>
      <w:r w:rsidRPr="0EF87D3C" w:rsidR="6A9EB9BE">
        <w:rPr>
          <w:sz w:val="24"/>
          <w:szCs w:val="24"/>
        </w:rPr>
        <w:t>send</w:t>
      </w:r>
      <w:r w:rsidRPr="0EF87D3C" w:rsidR="6A9EB9BE">
        <w:rPr>
          <w:sz w:val="24"/>
          <w:szCs w:val="24"/>
        </w:rPr>
        <w:t xml:space="preserve"> a new outbound </w:t>
      </w:r>
      <w:r w:rsidRPr="0EF87D3C" w:rsidR="6A9EB9BE">
        <w:rPr>
          <w:sz w:val="24"/>
          <w:szCs w:val="24"/>
        </w:rPr>
        <w:t xml:space="preserve">connection to the </w:t>
      </w:r>
      <w:r w:rsidRPr="0EF87D3C" w:rsidR="192A9741">
        <w:rPr>
          <w:sz w:val="24"/>
          <w:szCs w:val="24"/>
        </w:rPr>
        <w:t>external</w:t>
      </w:r>
      <w:r w:rsidRPr="0EF87D3C" w:rsidR="6A9EB9BE">
        <w:rPr>
          <w:sz w:val="24"/>
          <w:szCs w:val="24"/>
        </w:rPr>
        <w:t xml:space="preserve"> </w:t>
      </w:r>
      <w:r w:rsidRPr="0EF87D3C" w:rsidR="4AC07F96">
        <w:rPr>
          <w:sz w:val="24"/>
          <w:szCs w:val="24"/>
        </w:rPr>
        <w:t>Ip</w:t>
      </w:r>
      <w:r w:rsidRPr="0EF87D3C" w:rsidR="6A9EB9BE">
        <w:rPr>
          <w:sz w:val="24"/>
          <w:szCs w:val="24"/>
        </w:rPr>
        <w:t xml:space="preserve"> address.</w:t>
      </w:r>
      <w:r w:rsidRPr="0EF87D3C" w:rsidR="7E1B2C36">
        <w:rPr>
          <w:sz w:val="24"/>
          <w:szCs w:val="24"/>
        </w:rPr>
        <w:t xml:space="preserve">  </w:t>
      </w:r>
      <w:r w:rsidRPr="0EF87D3C" w:rsidR="7E1B2C36">
        <w:rPr>
          <w:sz w:val="24"/>
          <w:szCs w:val="24"/>
        </w:rPr>
        <w:t>The alignment of timestamps across all three data sources (EDR, DNS, and proxy logs) indicates a sequential chain of activity: file download → DNS resolution → outbound network communication. This pattern is consistent with potentially malicious post-download behavior and requires further investigation to determine whether execution or compromise occurred.</w:t>
      </w:r>
    </w:p>
    <w:p w:rsidR="1581BD62" w:rsidP="239CC0BC" w:rsidRDefault="1581BD62" w14:paraId="7377F52D" w14:textId="2C539F99">
      <w:pPr>
        <w:pStyle w:val="Normal"/>
      </w:pPr>
      <w:r w:rsidRPr="0EF87D3C" w:rsidR="7E1B2C36">
        <w:rPr>
          <w:sz w:val="24"/>
          <w:szCs w:val="24"/>
        </w:rPr>
        <w:t xml:space="preserve"> </w:t>
      </w:r>
    </w:p>
    <w:p w:rsidR="1581BD62" w:rsidP="239CC0BC" w:rsidRDefault="1581BD62" w14:paraId="5C789D3B" w14:textId="36223AE5">
      <w:pPr>
        <w:pStyle w:val="Normal"/>
      </w:pPr>
      <w:r w:rsidRPr="0EF87D3C" w:rsidR="7E1B2C36">
        <w:rPr>
          <w:sz w:val="24"/>
          <w:szCs w:val="24"/>
        </w:rPr>
        <w:t>No evidence in the provided logs confirms successful malware execution; however, the correlation of events increases the likelihood of suspicious activity on the endpoint.</w:t>
      </w:r>
    </w:p>
    <w:p w:rsidR="239CC0BC" w:rsidP="239CC0BC" w:rsidRDefault="239CC0BC" w14:paraId="3BF804D3" w14:textId="04D26784">
      <w:pPr>
        <w:pStyle w:val="Normal"/>
        <w:rPr>
          <w:sz w:val="24"/>
          <w:szCs w:val="24"/>
        </w:rPr>
      </w:pPr>
    </w:p>
    <w:p w:rsidR="239CC0BC" w:rsidP="239CC0BC" w:rsidRDefault="239CC0BC" w14:paraId="72598B0F" w14:textId="64AFCDDE">
      <w:pPr>
        <w:pStyle w:val="Normal"/>
        <w:rPr>
          <w:sz w:val="24"/>
          <w:szCs w:val="24"/>
        </w:rPr>
      </w:pPr>
    </w:p>
    <w:p w:rsidR="239CC0BC" w:rsidP="239CC0BC" w:rsidRDefault="239CC0BC" w14:paraId="7F6B3496" w14:textId="5157F9D8">
      <w:pPr>
        <w:pStyle w:val="Normal"/>
        <w:rPr>
          <w:sz w:val="24"/>
          <w:szCs w:val="24"/>
        </w:rPr>
      </w:pPr>
    </w:p>
    <w:p w:rsidR="66FF5D95" w:rsidP="0EF87D3C" w:rsidRDefault="66FF5D95" w14:paraId="425ABF48" w14:textId="559FC7E1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4-07T22:28:14.749Z">
          <w:pPr>
            <w:pStyle w:val="Normal"/>
          </w:pPr>
        </w:pPrChange>
      </w:pPr>
      <w:r w:rsidRPr="0EF87D3C" w:rsidR="66FF5D95">
        <w:rPr>
          <w:sz w:val="24"/>
          <w:szCs w:val="24"/>
        </w:rPr>
        <w:t>Correlation Findings</w:t>
      </w:r>
    </w:p>
    <w:p w:rsidR="4D1E7227" w:rsidP="239CC0BC" w:rsidRDefault="4D1E7227" w14:paraId="6F5EB8B9" w14:textId="71D1AB3C">
      <w:pPr>
        <w:pStyle w:val="Normal"/>
        <w:rPr>
          <w:sz w:val="24"/>
          <w:szCs w:val="24"/>
        </w:rPr>
      </w:pPr>
      <w:r w:rsidRPr="0EF87D3C" w:rsidR="4D1E7227">
        <w:rPr>
          <w:sz w:val="24"/>
          <w:szCs w:val="24"/>
        </w:rPr>
        <w:t xml:space="preserve">This suspicious file </w:t>
      </w:r>
      <w:r w:rsidRPr="0EF87D3C" w:rsidR="35912B87">
        <w:rPr>
          <w:sz w:val="24"/>
          <w:szCs w:val="24"/>
        </w:rPr>
        <w:t>has been sent</w:t>
      </w:r>
      <w:r w:rsidRPr="0EF87D3C" w:rsidR="4D1E7227">
        <w:rPr>
          <w:sz w:val="24"/>
          <w:szCs w:val="24"/>
        </w:rPr>
        <w:t xml:space="preserve"> outbound connections to an </w:t>
      </w:r>
      <w:r w:rsidRPr="0EF87D3C" w:rsidR="6029CFA4">
        <w:rPr>
          <w:sz w:val="24"/>
          <w:szCs w:val="24"/>
        </w:rPr>
        <w:t>external</w:t>
      </w:r>
      <w:r w:rsidRPr="0EF87D3C" w:rsidR="4D1E7227">
        <w:rPr>
          <w:sz w:val="24"/>
          <w:szCs w:val="24"/>
        </w:rPr>
        <w:t xml:space="preserve"> </w:t>
      </w:r>
      <w:r w:rsidRPr="0EF87D3C" w:rsidR="4D1E7227">
        <w:rPr>
          <w:sz w:val="24"/>
          <w:szCs w:val="24"/>
        </w:rPr>
        <w:t>ip</w:t>
      </w:r>
      <w:r w:rsidRPr="0EF87D3C" w:rsidR="4D1E7227">
        <w:rPr>
          <w:sz w:val="24"/>
          <w:szCs w:val="24"/>
        </w:rPr>
        <w:t xml:space="preserve"> </w:t>
      </w:r>
      <w:r w:rsidRPr="0EF87D3C" w:rsidR="26A5A7D4">
        <w:rPr>
          <w:sz w:val="24"/>
          <w:szCs w:val="24"/>
        </w:rPr>
        <w:t>address but</w:t>
      </w:r>
      <w:r w:rsidRPr="0EF87D3C" w:rsidR="484DEE5F">
        <w:rPr>
          <w:sz w:val="24"/>
          <w:szCs w:val="24"/>
        </w:rPr>
        <w:t xml:space="preserve"> </w:t>
      </w:r>
      <w:r w:rsidRPr="0EF87D3C" w:rsidR="2D87AA8F">
        <w:rPr>
          <w:sz w:val="24"/>
          <w:szCs w:val="24"/>
        </w:rPr>
        <w:t>stopped</w:t>
      </w:r>
      <w:r w:rsidRPr="0EF87D3C" w:rsidR="484DEE5F">
        <w:rPr>
          <w:sz w:val="24"/>
          <w:szCs w:val="24"/>
        </w:rPr>
        <w:t xml:space="preserve"> at 12PM. Logs gather f</w:t>
      </w:r>
      <w:r w:rsidRPr="0EF87D3C" w:rsidR="484DEE5F">
        <w:rPr>
          <w:sz w:val="24"/>
          <w:szCs w:val="24"/>
        </w:rPr>
        <w:t xml:space="preserve">rom our EDR, </w:t>
      </w:r>
      <w:r w:rsidRPr="0EF87D3C" w:rsidR="40E97FC5">
        <w:rPr>
          <w:sz w:val="24"/>
          <w:szCs w:val="24"/>
        </w:rPr>
        <w:t>proxy;</w:t>
      </w:r>
      <w:r w:rsidRPr="0EF87D3C" w:rsidR="484DEE5F">
        <w:rPr>
          <w:sz w:val="24"/>
          <w:szCs w:val="24"/>
        </w:rPr>
        <w:t xml:space="preserve"> DNS showed this </w:t>
      </w:r>
      <w:r w:rsidRPr="0EF87D3C" w:rsidR="505A4CA6">
        <w:rPr>
          <w:sz w:val="24"/>
          <w:szCs w:val="24"/>
        </w:rPr>
        <w:t>Ip</w:t>
      </w:r>
      <w:r w:rsidRPr="0EF87D3C" w:rsidR="484DEE5F">
        <w:rPr>
          <w:sz w:val="24"/>
          <w:szCs w:val="24"/>
        </w:rPr>
        <w:t xml:space="preserve"> address is unautho</w:t>
      </w:r>
      <w:r w:rsidRPr="0EF87D3C" w:rsidR="54B15F83">
        <w:rPr>
          <w:sz w:val="24"/>
          <w:szCs w:val="24"/>
        </w:rPr>
        <w:t>r</w:t>
      </w:r>
      <w:r w:rsidRPr="0EF87D3C" w:rsidR="484DEE5F">
        <w:rPr>
          <w:sz w:val="24"/>
          <w:szCs w:val="24"/>
        </w:rPr>
        <w:t xml:space="preserve">ized and </w:t>
      </w:r>
      <w:r w:rsidRPr="0EF87D3C" w:rsidR="484DEE5F">
        <w:rPr>
          <w:sz w:val="24"/>
          <w:szCs w:val="24"/>
        </w:rPr>
        <w:t>isn’t</w:t>
      </w:r>
      <w:r w:rsidRPr="0EF87D3C" w:rsidR="484DEE5F">
        <w:rPr>
          <w:sz w:val="24"/>
          <w:szCs w:val="24"/>
        </w:rPr>
        <w:t xml:space="preserve"> a whitelist </w:t>
      </w:r>
      <w:r w:rsidRPr="0EF87D3C" w:rsidR="665242AB">
        <w:rPr>
          <w:sz w:val="24"/>
          <w:szCs w:val="24"/>
        </w:rPr>
        <w:t>Ip</w:t>
      </w:r>
      <w:r w:rsidRPr="0EF87D3C" w:rsidR="484DEE5F">
        <w:rPr>
          <w:sz w:val="24"/>
          <w:szCs w:val="24"/>
        </w:rPr>
        <w:t xml:space="preserve"> address</w:t>
      </w:r>
      <w:r w:rsidRPr="0EF87D3C" w:rsidR="289E9CEE">
        <w:rPr>
          <w:sz w:val="24"/>
          <w:szCs w:val="24"/>
        </w:rPr>
        <w:t xml:space="preserve">. The </w:t>
      </w:r>
      <w:r w:rsidRPr="0EF87D3C" w:rsidR="74EE7482">
        <w:rPr>
          <w:sz w:val="24"/>
          <w:szCs w:val="24"/>
        </w:rPr>
        <w:t>external</w:t>
      </w:r>
      <w:r w:rsidRPr="0EF87D3C" w:rsidR="289E9CEE">
        <w:rPr>
          <w:sz w:val="24"/>
          <w:szCs w:val="24"/>
        </w:rPr>
        <w:t xml:space="preserve"> connection </w:t>
      </w:r>
      <w:r w:rsidRPr="0EF87D3C" w:rsidR="289E9CEE">
        <w:rPr>
          <w:sz w:val="24"/>
          <w:szCs w:val="24"/>
        </w:rPr>
        <w:t>doesn’t</w:t>
      </w:r>
      <w:r w:rsidRPr="0EF87D3C" w:rsidR="289E9CEE">
        <w:rPr>
          <w:sz w:val="24"/>
          <w:szCs w:val="24"/>
        </w:rPr>
        <w:t xml:space="preserve"> seem to have any suspicious reco</w:t>
      </w:r>
      <w:r w:rsidRPr="0EF87D3C" w:rsidR="620FAD44">
        <w:rPr>
          <w:sz w:val="24"/>
          <w:szCs w:val="24"/>
        </w:rPr>
        <w:t>rd</w:t>
      </w:r>
      <w:r w:rsidRPr="0EF87D3C" w:rsidR="1AB1A11D">
        <w:rPr>
          <w:sz w:val="24"/>
          <w:szCs w:val="24"/>
        </w:rPr>
        <w:t xml:space="preserve"> and se</w:t>
      </w:r>
      <w:r w:rsidRPr="0EF87D3C" w:rsidR="1AB1A11D">
        <w:rPr>
          <w:sz w:val="24"/>
          <w:szCs w:val="24"/>
        </w:rPr>
        <w:t xml:space="preserve">ems to resolve a domain name of aewurdskfifksie.com which </w:t>
      </w:r>
      <w:r w:rsidRPr="0EF87D3C" w:rsidR="1AB1A11D">
        <w:rPr>
          <w:sz w:val="24"/>
          <w:szCs w:val="24"/>
        </w:rPr>
        <w:t>seems to be</w:t>
      </w:r>
      <w:r w:rsidRPr="0EF87D3C" w:rsidR="1AB1A11D">
        <w:rPr>
          <w:sz w:val="24"/>
          <w:szCs w:val="24"/>
        </w:rPr>
        <w:t xml:space="preserve"> random words. The given file has</w:t>
      </w:r>
      <w:r w:rsidRPr="0EF87D3C" w:rsidR="6B734249">
        <w:rPr>
          <w:sz w:val="24"/>
          <w:szCs w:val="24"/>
        </w:rPr>
        <w:t xml:space="preserve"> also seen to be </w:t>
      </w:r>
      <w:r w:rsidRPr="0EF87D3C" w:rsidR="6B734249">
        <w:rPr>
          <w:sz w:val="24"/>
          <w:szCs w:val="24"/>
        </w:rPr>
        <w:t xml:space="preserve">a pdf file as the user used to </w:t>
      </w:r>
      <w:r w:rsidRPr="0EF87D3C" w:rsidR="66D01E44">
        <w:rPr>
          <w:sz w:val="24"/>
          <w:szCs w:val="24"/>
        </w:rPr>
        <w:t>open it</w:t>
      </w:r>
      <w:r w:rsidRPr="0EF87D3C" w:rsidR="6B734249">
        <w:rPr>
          <w:sz w:val="24"/>
          <w:szCs w:val="24"/>
        </w:rPr>
        <w:t xml:space="preserve"> as a work base manual</w:t>
      </w:r>
      <w:r w:rsidRPr="0EF87D3C" w:rsidR="127B3E61">
        <w:rPr>
          <w:sz w:val="24"/>
          <w:szCs w:val="24"/>
        </w:rPr>
        <w:t>.</w:t>
      </w:r>
      <w:r w:rsidRPr="0EF87D3C" w:rsidR="3A852376">
        <w:rPr>
          <w:sz w:val="24"/>
          <w:szCs w:val="24"/>
        </w:rPr>
        <w:t xml:space="preserve"> The </w:t>
      </w:r>
      <w:r w:rsidRPr="0EF87D3C" w:rsidR="6758C7DA">
        <w:rPr>
          <w:sz w:val="24"/>
          <w:szCs w:val="24"/>
        </w:rPr>
        <w:t>user's</w:t>
      </w:r>
      <w:r w:rsidRPr="0EF87D3C" w:rsidR="3A852376">
        <w:rPr>
          <w:sz w:val="24"/>
          <w:szCs w:val="24"/>
        </w:rPr>
        <w:t xml:space="preserve"> workstation </w:t>
      </w:r>
      <w:r w:rsidRPr="0EF87D3C" w:rsidR="3A852376">
        <w:rPr>
          <w:sz w:val="24"/>
          <w:szCs w:val="24"/>
        </w:rPr>
        <w:t xml:space="preserve">also </w:t>
      </w:r>
      <w:r w:rsidRPr="0EF87D3C" w:rsidR="61E951F7">
        <w:rPr>
          <w:sz w:val="24"/>
          <w:szCs w:val="24"/>
        </w:rPr>
        <w:t>seems</w:t>
      </w:r>
      <w:r w:rsidRPr="0EF87D3C" w:rsidR="3A852376">
        <w:rPr>
          <w:sz w:val="24"/>
          <w:szCs w:val="24"/>
        </w:rPr>
        <w:t xml:space="preserve"> to be</w:t>
      </w:r>
      <w:r w:rsidRPr="0EF87D3C" w:rsidR="3A852376">
        <w:rPr>
          <w:sz w:val="24"/>
          <w:szCs w:val="24"/>
        </w:rPr>
        <w:t xml:space="preserve"> talking to another workstation outside of compa</w:t>
      </w:r>
      <w:r w:rsidRPr="0EF87D3C" w:rsidR="230B739A">
        <w:rPr>
          <w:sz w:val="24"/>
          <w:szCs w:val="24"/>
        </w:rPr>
        <w:t>ny hours.</w:t>
      </w:r>
    </w:p>
    <w:p w:rsidR="239CC0BC" w:rsidP="239CC0BC" w:rsidRDefault="239CC0BC" w14:paraId="2843CA51" w14:textId="26C1CD8B">
      <w:pPr>
        <w:pStyle w:val="Normal"/>
        <w:rPr>
          <w:sz w:val="24"/>
          <w:szCs w:val="24"/>
        </w:rPr>
      </w:pPr>
    </w:p>
    <w:p w:rsidR="239CC0BC" w:rsidP="239CC0BC" w:rsidRDefault="239CC0BC" w14:paraId="03D7F105" w14:textId="0AE4FE19">
      <w:pPr>
        <w:pStyle w:val="Normal"/>
        <w:rPr>
          <w:sz w:val="24"/>
          <w:szCs w:val="24"/>
        </w:rPr>
      </w:pPr>
    </w:p>
    <w:p w:rsidR="57017AC5" w:rsidP="0EF87D3C" w:rsidRDefault="57017AC5" w14:paraId="3E1B99DA" w14:textId="30F35AE2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4-07T22:38:08.037Z">
          <w:pPr>
            <w:pStyle w:val="Normal"/>
          </w:pPr>
        </w:pPrChange>
      </w:pPr>
      <w:r w:rsidRPr="0EF87D3C" w:rsidR="57017AC5">
        <w:rPr>
          <w:sz w:val="24"/>
          <w:szCs w:val="24"/>
        </w:rPr>
        <w:t>Escalation Recommendations &amp; SOC Decision</w:t>
      </w:r>
    </w:p>
    <w:p w:rsidR="5BF690A8" w:rsidP="0EF87D3C" w:rsidRDefault="5BF690A8" w14:paraId="64B67879" w14:textId="5EF0DAB5">
      <w:pPr>
        <w:pStyle w:val="Normal"/>
        <w:spacing w:before="240" w:beforeAutospacing="off" w:after="240" w:afterAutospacing="off"/>
        <w:rPr>
          <w:sz w:val="24"/>
          <w:szCs w:val="24"/>
        </w:rPr>
      </w:pPr>
      <w:r w:rsidRPr="0EF87D3C" w:rsidR="5BF690A8">
        <w:rPr>
          <w:sz w:val="24"/>
          <w:szCs w:val="24"/>
        </w:rPr>
        <w:t xml:space="preserve">This ticket is being escalated to Tier 2 for </w:t>
      </w:r>
      <w:r w:rsidRPr="0EF87D3C" w:rsidR="73E3477D">
        <w:rPr>
          <w:sz w:val="24"/>
          <w:szCs w:val="24"/>
        </w:rPr>
        <w:t>further</w:t>
      </w:r>
      <w:r w:rsidRPr="0EF87D3C" w:rsidR="5BF690A8">
        <w:rPr>
          <w:sz w:val="24"/>
          <w:szCs w:val="24"/>
        </w:rPr>
        <w:t xml:space="preserve"> inspection as a</w:t>
      </w:r>
      <w:r w:rsidRPr="0EF87D3C" w:rsidR="5BF690A8">
        <w:rPr>
          <w:sz w:val="24"/>
          <w:szCs w:val="24"/>
        </w:rPr>
        <w:t xml:space="preserve">n outbound connection to an unauthorized </w:t>
      </w:r>
      <w:r w:rsidRPr="0EF87D3C" w:rsidR="277DC188">
        <w:rPr>
          <w:sz w:val="24"/>
          <w:szCs w:val="24"/>
        </w:rPr>
        <w:t>Ip</w:t>
      </w:r>
      <w:r w:rsidRPr="0EF87D3C" w:rsidR="5BF690A8">
        <w:rPr>
          <w:sz w:val="24"/>
          <w:szCs w:val="24"/>
        </w:rPr>
        <w:t xml:space="preserve"> address with an </w:t>
      </w:r>
      <w:r w:rsidRPr="0EF87D3C" w:rsidR="2699E54A">
        <w:rPr>
          <w:sz w:val="24"/>
          <w:szCs w:val="24"/>
        </w:rPr>
        <w:t xml:space="preserve">unauthorized domain. This could risk our company’s </w:t>
      </w:r>
      <w:r w:rsidRPr="0EF87D3C" w:rsidR="7947CE7E">
        <w:rPr>
          <w:sz w:val="24"/>
          <w:szCs w:val="24"/>
        </w:rPr>
        <w:t>privacy</w:t>
      </w:r>
      <w:r w:rsidRPr="0EF87D3C" w:rsidR="2699E54A">
        <w:rPr>
          <w:sz w:val="24"/>
          <w:szCs w:val="24"/>
        </w:rPr>
        <w:t xml:space="preserve"> or customer data as this user </w:t>
      </w:r>
      <w:r w:rsidRPr="0EF87D3C" w:rsidR="2699E54A">
        <w:rPr>
          <w:sz w:val="24"/>
          <w:szCs w:val="24"/>
        </w:rPr>
        <w:t>holds HR</w:t>
      </w:r>
      <w:r w:rsidRPr="0EF87D3C" w:rsidR="21A72F1D">
        <w:rPr>
          <w:sz w:val="24"/>
          <w:szCs w:val="24"/>
        </w:rPr>
        <w:t xml:space="preserve"> information about our company. The user workstation </w:t>
      </w:r>
      <w:r w:rsidRPr="0EF87D3C" w:rsidR="1B9AD825">
        <w:rPr>
          <w:sz w:val="24"/>
          <w:szCs w:val="24"/>
        </w:rPr>
        <w:t>has</w:t>
      </w:r>
      <w:r w:rsidRPr="0EF87D3C" w:rsidR="21A72F1D">
        <w:rPr>
          <w:sz w:val="24"/>
          <w:szCs w:val="24"/>
        </w:rPr>
        <w:t xml:space="preserve"> also been seen t</w:t>
      </w:r>
      <w:r w:rsidRPr="0EF87D3C" w:rsidR="21A72F1D">
        <w:rPr>
          <w:sz w:val="24"/>
          <w:szCs w:val="24"/>
        </w:rPr>
        <w:t xml:space="preserve">alking to another workstation outside of </w:t>
      </w:r>
      <w:r w:rsidRPr="0EF87D3C" w:rsidR="76937C7B">
        <w:rPr>
          <w:sz w:val="24"/>
          <w:szCs w:val="24"/>
        </w:rPr>
        <w:t>the company's</w:t>
      </w:r>
      <w:r w:rsidRPr="0EF87D3C" w:rsidR="21A72F1D">
        <w:rPr>
          <w:sz w:val="24"/>
          <w:szCs w:val="24"/>
        </w:rPr>
        <w:t xml:space="preserve"> hours</w:t>
      </w:r>
      <w:r w:rsidRPr="0EF87D3C" w:rsidR="38CE9964">
        <w:rPr>
          <w:sz w:val="24"/>
          <w:szCs w:val="24"/>
        </w:rPr>
        <w:t xml:space="preserve"> in which signs of lateral movement</w:t>
      </w:r>
      <w:r w:rsidRPr="0EF87D3C" w:rsidR="36ECE778">
        <w:rPr>
          <w:sz w:val="24"/>
          <w:szCs w:val="24"/>
        </w:rPr>
        <w:t xml:space="preserve"> or </w:t>
      </w:r>
      <w:r w:rsidRPr="0EF87D3C" w:rsidR="36ECE778">
        <w:rPr>
          <w:sz w:val="24"/>
          <w:szCs w:val="24"/>
        </w:rPr>
        <w:t>reconnaissance</w:t>
      </w:r>
      <w:r w:rsidRPr="0EF87D3C" w:rsidR="38CE9964">
        <w:rPr>
          <w:sz w:val="24"/>
          <w:szCs w:val="24"/>
        </w:rPr>
        <w:t xml:space="preserve">. </w:t>
      </w:r>
      <w:r w:rsidRPr="0EF87D3C" w:rsidR="60EE9F7A">
        <w:rPr>
          <w:sz w:val="24"/>
          <w:szCs w:val="24"/>
        </w:rPr>
        <w:t xml:space="preserve"> </w:t>
      </w:r>
    </w:p>
    <w:p w:rsidR="5BF690A8" w:rsidP="0EF87D3C" w:rsidRDefault="5BF690A8" w14:paraId="19CBC307" w14:textId="732B44B0">
      <w:pPr>
        <w:pStyle w:val="Normal"/>
        <w:spacing w:before="240" w:beforeAutospacing="off" w:after="240" w:afterAutospacing="off"/>
        <w:rPr>
          <w:sz w:val="24"/>
          <w:szCs w:val="24"/>
        </w:rPr>
      </w:pPr>
      <w:r w:rsidRPr="0EF87D3C" w:rsidR="60EE9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Escalation Time:</w:t>
      </w: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12:05 PM CST</w:t>
      </w:r>
      <w:r>
        <w:br/>
      </w:r>
      <w:r w:rsidRPr="0EF87D3C" w:rsidR="60EE9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Severity:</w:t>
      </w: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 (escalated for investigation due to multi-source correlation)</w:t>
      </w:r>
    </w:p>
    <w:p w:rsidR="5BF690A8" w:rsidP="239CC0BC" w:rsidRDefault="5BF690A8" w14:paraId="34A55212" w14:textId="6FCBE831">
      <w:pPr>
        <w:pStyle w:val="Normal"/>
        <w:rPr>
          <w:sz w:val="24"/>
          <w:szCs w:val="24"/>
        </w:rPr>
      </w:pPr>
    </w:p>
    <w:p w:rsidR="60EE9F7A" w:rsidP="0EF87D3C" w:rsidRDefault="60EE9F7A" w14:paraId="76685881" w14:textId="2780282A">
      <w:pPr>
        <w:spacing w:before="240" w:beforeAutospacing="off" w:after="240" w:afterAutospacing="off"/>
      </w:pPr>
      <w:r w:rsidRPr="0EF87D3C" w:rsidR="60EE9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Observed Activity Summary:</w:t>
      </w:r>
    </w:p>
    <w:p w:rsidR="60EE9F7A" w:rsidP="0EF87D3C" w:rsidRDefault="60EE9F7A" w14:paraId="006DB971" w14:textId="4008D33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Suspicious file download detected via EDR at 10:12 AM</w:t>
      </w:r>
    </w:p>
    <w:p w:rsidR="60EE9F7A" w:rsidP="0EF87D3C" w:rsidRDefault="60EE9F7A" w14:paraId="04D6CF44" w14:textId="5E674A6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DNS query to non-whitelisted domain shortly after download</w:t>
      </w:r>
    </w:p>
    <w:p w:rsidR="60EE9F7A" w:rsidP="0EF87D3C" w:rsidRDefault="60EE9F7A" w14:paraId="670FFC59" w14:textId="48C7213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Proxy logs show repeated HTTPS connections to external IP</w:t>
      </w:r>
    </w:p>
    <w:p w:rsidR="60EE9F7A" w:rsidP="0EF87D3C" w:rsidRDefault="60EE9F7A" w14:paraId="66F8DF06" w14:textId="30422694">
      <w:pPr>
        <w:spacing w:before="240" w:beforeAutospacing="off" w:after="240" w:afterAutospacing="off"/>
      </w:pPr>
      <w:r w:rsidRPr="0EF87D3C" w:rsidR="60EE9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Next Steps:</w:t>
      </w:r>
    </w:p>
    <w:p w:rsidR="60EE9F7A" w:rsidP="0EF87D3C" w:rsidRDefault="60EE9F7A" w14:paraId="1851EDE1" w14:textId="0DB1BF7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Isolate endpoint PC2000 from the network</w:t>
      </w:r>
    </w:p>
    <w:p w:rsidR="60EE9F7A" w:rsidP="0EF87D3C" w:rsidRDefault="60EE9F7A" w14:paraId="065F951F" w14:textId="7F5250C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Analyze the downloaded file in a sandbox environment</w:t>
      </w:r>
    </w:p>
    <w:p w:rsidR="60EE9F7A" w:rsidP="0EF87D3C" w:rsidRDefault="60EE9F7A" w14:paraId="18BE9F81" w14:textId="4D73E6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Review full EDR process tree for execution confirmation</w:t>
      </w:r>
    </w:p>
    <w:p w:rsidR="60EE9F7A" w:rsidP="0EF87D3C" w:rsidRDefault="60EE9F7A" w14:paraId="06A9A489" w14:textId="0D471A4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Investigate network traffic to determine scope of external communication</w:t>
      </w:r>
    </w:p>
    <w:p w:rsidR="60EE9F7A" w:rsidP="0EF87D3C" w:rsidRDefault="60EE9F7A" w14:paraId="193F02D6" w14:textId="13BCF90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87D3C" w:rsidR="60EE9F7A">
        <w:rPr>
          <w:rFonts w:ascii="Aptos" w:hAnsi="Aptos" w:eastAsia="Aptos" w:cs="Aptos"/>
          <w:noProof w:val="0"/>
          <w:sz w:val="24"/>
          <w:szCs w:val="24"/>
          <w:lang w:val="en-US"/>
        </w:rPr>
        <w:t>Check for additional affected hosts or repeated communication attempts</w:t>
      </w:r>
    </w:p>
    <w:p w:rsidR="0EF87D3C" w:rsidP="0EF87D3C" w:rsidRDefault="0EF87D3C" w14:paraId="4CB3E4C4" w14:textId="15812300">
      <w:pPr>
        <w:pStyle w:val="Normal"/>
        <w:rPr>
          <w:sz w:val="24"/>
          <w:szCs w:val="24"/>
        </w:rPr>
      </w:pPr>
    </w:p>
    <w:p w:rsidR="239CC0BC" w:rsidP="239CC0BC" w:rsidRDefault="239CC0BC" w14:paraId="2A2A8DDF" w14:textId="2AFCCE25">
      <w:pPr>
        <w:pStyle w:val="Normal"/>
        <w:rPr>
          <w:sz w:val="24"/>
          <w:szCs w:val="24"/>
        </w:rPr>
      </w:pPr>
    </w:p>
    <w:p w:rsidR="239CC0BC" w:rsidP="239CC0BC" w:rsidRDefault="239CC0BC" w14:paraId="7FFF1D7A" w14:textId="1C4F7743">
      <w:pPr>
        <w:pStyle w:val="Normal"/>
        <w:rPr>
          <w:sz w:val="24"/>
          <w:szCs w:val="24"/>
        </w:rPr>
      </w:pPr>
    </w:p>
    <w:p w:rsidR="15E2F319" w:rsidP="0EF87D3C" w:rsidRDefault="15E2F319" w14:paraId="6F810C9F" w14:textId="048ABA0C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4-07T22:47:11.499Z">
          <w:pPr>
            <w:pStyle w:val="Normal"/>
          </w:pPr>
        </w:pPrChange>
      </w:pPr>
      <w:r w:rsidRPr="0EF87D3C" w:rsidR="15E2F319">
        <w:rPr>
          <w:sz w:val="24"/>
          <w:szCs w:val="24"/>
        </w:rPr>
        <w:t>Risk Assessment &amp; Ticket Notes</w:t>
      </w:r>
    </w:p>
    <w:p w:rsidR="431FE297" w:rsidP="239CC0BC" w:rsidRDefault="431FE297" w14:paraId="6AC56160" w14:textId="62F75B30">
      <w:pPr>
        <w:pStyle w:val="Normal"/>
        <w:rPr>
          <w:sz w:val="24"/>
          <w:szCs w:val="24"/>
        </w:rPr>
      </w:pPr>
      <w:r w:rsidRPr="0EF87D3C" w:rsidR="431FE297">
        <w:rPr>
          <w:sz w:val="24"/>
          <w:szCs w:val="24"/>
        </w:rPr>
        <w:t>A CVSS</w:t>
      </w:r>
      <w:r w:rsidRPr="0EF87D3C" w:rsidR="43895A12">
        <w:rPr>
          <w:sz w:val="24"/>
          <w:szCs w:val="24"/>
        </w:rPr>
        <w:t xml:space="preserve"> score of </w:t>
      </w:r>
      <w:r w:rsidRPr="0EF87D3C" w:rsidR="746EB907">
        <w:rPr>
          <w:sz w:val="24"/>
          <w:szCs w:val="24"/>
        </w:rPr>
        <w:t>8</w:t>
      </w:r>
      <w:r w:rsidRPr="0EF87D3C" w:rsidR="43895A12">
        <w:rPr>
          <w:sz w:val="24"/>
          <w:szCs w:val="24"/>
        </w:rPr>
        <w:t xml:space="preserve">.1 has been </w:t>
      </w:r>
      <w:r w:rsidRPr="0EF87D3C" w:rsidR="1B2B5519">
        <w:rPr>
          <w:sz w:val="24"/>
          <w:szCs w:val="24"/>
        </w:rPr>
        <w:t>assigned</w:t>
      </w:r>
      <w:r w:rsidRPr="0EF87D3C" w:rsidR="43895A12">
        <w:rPr>
          <w:sz w:val="24"/>
          <w:szCs w:val="24"/>
        </w:rPr>
        <w:t xml:space="preserve"> to this ticket </w:t>
      </w:r>
      <w:r w:rsidRPr="0EF87D3C" w:rsidR="23DFF7D1">
        <w:rPr>
          <w:sz w:val="24"/>
          <w:szCs w:val="24"/>
        </w:rPr>
        <w:t xml:space="preserve">as outbound connects to unauthorized Ips and domains </w:t>
      </w:r>
      <w:r w:rsidRPr="0EF87D3C" w:rsidR="26BFC0F0">
        <w:rPr>
          <w:sz w:val="24"/>
          <w:szCs w:val="24"/>
        </w:rPr>
        <w:t>can</w:t>
      </w:r>
      <w:r w:rsidRPr="0EF87D3C" w:rsidR="06E02761">
        <w:rPr>
          <w:sz w:val="24"/>
          <w:szCs w:val="24"/>
        </w:rPr>
        <w:t xml:space="preserve"> sho</w:t>
      </w:r>
      <w:r w:rsidRPr="0EF87D3C" w:rsidR="06E02761">
        <w:rPr>
          <w:sz w:val="24"/>
          <w:szCs w:val="24"/>
        </w:rPr>
        <w:t>w signs of compromise has this workstation holds information that is sensitive.</w:t>
      </w:r>
      <w:r w:rsidRPr="0EF87D3C" w:rsidR="2E86423E">
        <w:rPr>
          <w:sz w:val="24"/>
          <w:szCs w:val="24"/>
        </w:rPr>
        <w:t xml:space="preserve"> </w:t>
      </w:r>
      <w:r w:rsidRPr="0EF87D3C" w:rsidR="589CFDD4">
        <w:rPr>
          <w:sz w:val="24"/>
          <w:szCs w:val="24"/>
        </w:rPr>
        <w:t>A</w:t>
      </w:r>
      <w:r w:rsidRPr="0EF87D3C" w:rsidR="2E86423E">
        <w:rPr>
          <w:sz w:val="24"/>
          <w:szCs w:val="24"/>
        </w:rPr>
        <w:t xml:space="preserve"> malware </w:t>
      </w:r>
      <w:r w:rsidRPr="0EF87D3C" w:rsidR="2AB3AD65">
        <w:rPr>
          <w:sz w:val="24"/>
          <w:szCs w:val="24"/>
        </w:rPr>
        <w:t>analysis</w:t>
      </w:r>
      <w:r w:rsidRPr="0EF87D3C" w:rsidR="1A3A3222">
        <w:rPr>
          <w:sz w:val="24"/>
          <w:szCs w:val="24"/>
        </w:rPr>
        <w:t xml:space="preserve"> should be done to this suspicious file as it st</w:t>
      </w:r>
      <w:r w:rsidRPr="0EF87D3C" w:rsidR="1A3A3222">
        <w:rPr>
          <w:sz w:val="24"/>
          <w:szCs w:val="24"/>
        </w:rPr>
        <w:t xml:space="preserve">ayed at the </w:t>
      </w:r>
      <w:r w:rsidRPr="0EF87D3C" w:rsidR="7D214D9C">
        <w:rPr>
          <w:sz w:val="24"/>
          <w:szCs w:val="24"/>
        </w:rPr>
        <w:t>user's</w:t>
      </w:r>
      <w:r w:rsidRPr="0EF87D3C" w:rsidR="1A3A3222">
        <w:rPr>
          <w:sz w:val="24"/>
          <w:szCs w:val="24"/>
        </w:rPr>
        <w:t xml:space="preserve"> </w:t>
      </w:r>
      <w:r w:rsidRPr="0EF87D3C" w:rsidR="543D0FFC">
        <w:rPr>
          <w:sz w:val="24"/>
          <w:szCs w:val="24"/>
        </w:rPr>
        <w:t>workstation,</w:t>
      </w:r>
      <w:r w:rsidRPr="0EF87D3C" w:rsidR="1A75C1D6">
        <w:rPr>
          <w:sz w:val="24"/>
          <w:szCs w:val="24"/>
        </w:rPr>
        <w:t xml:space="preserve"> and </w:t>
      </w:r>
      <w:r w:rsidRPr="0EF87D3C" w:rsidR="68FDBDF2">
        <w:rPr>
          <w:sz w:val="24"/>
          <w:szCs w:val="24"/>
        </w:rPr>
        <w:t>a</w:t>
      </w:r>
      <w:r w:rsidRPr="0EF87D3C" w:rsidR="1A75C1D6">
        <w:rPr>
          <w:sz w:val="24"/>
          <w:szCs w:val="24"/>
        </w:rPr>
        <w:t xml:space="preserve"> copy has been sent to one of our malware analysis </w:t>
      </w:r>
      <w:r w:rsidRPr="0EF87D3C" w:rsidR="1A75C1D6">
        <w:rPr>
          <w:sz w:val="24"/>
          <w:szCs w:val="24"/>
        </w:rPr>
        <w:t>workstations</w:t>
      </w:r>
      <w:r w:rsidRPr="0EF87D3C" w:rsidR="1A75C1D6">
        <w:rPr>
          <w:sz w:val="24"/>
          <w:szCs w:val="24"/>
        </w:rPr>
        <w:t xml:space="preserve">. </w:t>
      </w:r>
      <w:r w:rsidRPr="0EF87D3C" w:rsidR="1A75C1D6">
        <w:rPr>
          <w:sz w:val="24"/>
          <w:szCs w:val="24"/>
        </w:rPr>
        <w:t>A</w:t>
      </w:r>
      <w:r w:rsidRPr="0EF87D3C" w:rsidR="1A75C1D6">
        <w:rPr>
          <w:sz w:val="24"/>
          <w:szCs w:val="24"/>
        </w:rPr>
        <w:t xml:space="preserve"> removal of the workstation from the network should also be done to prevent further damage.</w:t>
      </w:r>
      <w:r w:rsidRPr="0EF87D3C" w:rsidR="14212BBC">
        <w:rPr>
          <w:sz w:val="24"/>
          <w:szCs w:val="24"/>
        </w:rPr>
        <w:t xml:space="preserve"> DNS queries show that it was sending traffic to </w:t>
      </w:r>
      <w:r w:rsidRPr="0EF87D3C" w:rsidR="350321FE">
        <w:rPr>
          <w:sz w:val="24"/>
          <w:szCs w:val="24"/>
        </w:rPr>
        <w:t>a non</w:t>
      </w:r>
      <w:r w:rsidRPr="0EF87D3C" w:rsidR="14212BBC">
        <w:rPr>
          <w:sz w:val="24"/>
          <w:szCs w:val="24"/>
        </w:rPr>
        <w:t xml:space="preserve">-whitelisted domain shortly after </w:t>
      </w:r>
      <w:r w:rsidRPr="0EF87D3C" w:rsidR="554F029B">
        <w:rPr>
          <w:sz w:val="24"/>
          <w:szCs w:val="24"/>
        </w:rPr>
        <w:t>downloading</w:t>
      </w:r>
      <w:r w:rsidRPr="0EF87D3C" w:rsidR="14212BBC">
        <w:rPr>
          <w:sz w:val="24"/>
          <w:szCs w:val="24"/>
        </w:rPr>
        <w:t>.</w:t>
      </w:r>
      <w:r w:rsidRPr="0EF87D3C" w:rsidR="7B0CF634">
        <w:rPr>
          <w:sz w:val="24"/>
          <w:szCs w:val="24"/>
        </w:rPr>
        <w:t xml:space="preserve"> All these indictors could lead to disrupt to company services and data exfiltration.</w:t>
      </w:r>
    </w:p>
    <w:p w:rsidR="0EF87D3C" w:rsidP="0EF87D3C" w:rsidRDefault="0EF87D3C" w14:paraId="44C06A1E" w14:textId="36ED134A">
      <w:pPr>
        <w:pStyle w:val="Normal"/>
        <w:rPr>
          <w:sz w:val="24"/>
          <w:szCs w:val="24"/>
        </w:rPr>
      </w:pP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c647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6a0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b72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944DFF"/>
    <w:multiLevelType w:val="multilevel"/>
    <w:tmpl w:val="DC0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808148D"/>
    <w:multiLevelType w:val="multilevel"/>
    <w:tmpl w:val="40B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3077C45"/>
    <w:multiLevelType w:val="multilevel"/>
    <w:tmpl w:val="46D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E23269D"/>
    <w:multiLevelType w:val="multilevel"/>
    <w:tmpl w:val="168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D005B2D"/>
    <w:multiLevelType w:val="multilevel"/>
    <w:tmpl w:val="486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1C03456"/>
    <w:multiLevelType w:val="multilevel"/>
    <w:tmpl w:val="F24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0C7DA2"/>
    <w:multiLevelType w:val="multilevel"/>
    <w:tmpl w:val="27A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0A5CAF"/>
    <w:multiLevelType w:val="multilevel"/>
    <w:tmpl w:val="EAA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CB32495"/>
    <w:multiLevelType w:val="multilevel"/>
    <w:tmpl w:val="662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644942126">
    <w:abstractNumId w:val="5"/>
  </w:num>
  <w:num w:numId="2" w16cid:durableId="1105886161">
    <w:abstractNumId w:val="2"/>
  </w:num>
  <w:num w:numId="3" w16cid:durableId="134495615">
    <w:abstractNumId w:val="1"/>
  </w:num>
  <w:num w:numId="4" w16cid:durableId="716784007">
    <w:abstractNumId w:val="6"/>
  </w:num>
  <w:num w:numId="5" w16cid:durableId="502938400">
    <w:abstractNumId w:val="0"/>
  </w:num>
  <w:num w:numId="6" w16cid:durableId="1364984814">
    <w:abstractNumId w:val="4"/>
  </w:num>
  <w:num w:numId="7" w16cid:durableId="187986136">
    <w:abstractNumId w:val="8"/>
  </w:num>
  <w:num w:numId="8" w16cid:durableId="815030925">
    <w:abstractNumId w:val="3"/>
  </w:num>
  <w:num w:numId="9" w16cid:durableId="603028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56"/>
    <w:rsid w:val="001631F3"/>
    <w:rsid w:val="00333643"/>
    <w:rsid w:val="0047408F"/>
    <w:rsid w:val="005F3AF5"/>
    <w:rsid w:val="00637BB5"/>
    <w:rsid w:val="009575C0"/>
    <w:rsid w:val="00A02E56"/>
    <w:rsid w:val="00BF6017"/>
    <w:rsid w:val="00C4635F"/>
    <w:rsid w:val="00F24B55"/>
    <w:rsid w:val="00FC5AD7"/>
    <w:rsid w:val="01090C63"/>
    <w:rsid w:val="010FE7B5"/>
    <w:rsid w:val="01A05A49"/>
    <w:rsid w:val="0286014D"/>
    <w:rsid w:val="0333DCF1"/>
    <w:rsid w:val="04A866CB"/>
    <w:rsid w:val="058DCA1F"/>
    <w:rsid w:val="060F2154"/>
    <w:rsid w:val="06C8F5F3"/>
    <w:rsid w:val="06E02761"/>
    <w:rsid w:val="0731E913"/>
    <w:rsid w:val="07AB3FAA"/>
    <w:rsid w:val="082CC1D2"/>
    <w:rsid w:val="08388DF7"/>
    <w:rsid w:val="08956ECE"/>
    <w:rsid w:val="0A4756AB"/>
    <w:rsid w:val="0A8B667D"/>
    <w:rsid w:val="0AE8CD9A"/>
    <w:rsid w:val="0CBF7DB2"/>
    <w:rsid w:val="0D5D561D"/>
    <w:rsid w:val="0E4BB7DE"/>
    <w:rsid w:val="0EBD774A"/>
    <w:rsid w:val="0EF047F3"/>
    <w:rsid w:val="0EF87D3C"/>
    <w:rsid w:val="0F972B98"/>
    <w:rsid w:val="100C4038"/>
    <w:rsid w:val="11050BAF"/>
    <w:rsid w:val="11170FFD"/>
    <w:rsid w:val="12454439"/>
    <w:rsid w:val="127B3E61"/>
    <w:rsid w:val="127D022C"/>
    <w:rsid w:val="12E1E8FB"/>
    <w:rsid w:val="135AC8E2"/>
    <w:rsid w:val="14212BBC"/>
    <w:rsid w:val="14DA5C86"/>
    <w:rsid w:val="1581BD62"/>
    <w:rsid w:val="15A1E676"/>
    <w:rsid w:val="15AA28FA"/>
    <w:rsid w:val="15E2F319"/>
    <w:rsid w:val="1692624B"/>
    <w:rsid w:val="17B49978"/>
    <w:rsid w:val="192A9741"/>
    <w:rsid w:val="1A2331A4"/>
    <w:rsid w:val="1A3A3222"/>
    <w:rsid w:val="1A75C1D6"/>
    <w:rsid w:val="1AB1A11D"/>
    <w:rsid w:val="1B2B5519"/>
    <w:rsid w:val="1B44A528"/>
    <w:rsid w:val="1B83A830"/>
    <w:rsid w:val="1B9AD825"/>
    <w:rsid w:val="1C447E88"/>
    <w:rsid w:val="1C47FA7C"/>
    <w:rsid w:val="1D1302C0"/>
    <w:rsid w:val="1D303B20"/>
    <w:rsid w:val="1E047FAD"/>
    <w:rsid w:val="1EE9EEB4"/>
    <w:rsid w:val="1FA14C7D"/>
    <w:rsid w:val="200EE3E3"/>
    <w:rsid w:val="2046BA91"/>
    <w:rsid w:val="214B2050"/>
    <w:rsid w:val="21A72F1D"/>
    <w:rsid w:val="230B739A"/>
    <w:rsid w:val="2338E382"/>
    <w:rsid w:val="239CC0BC"/>
    <w:rsid w:val="23AE137E"/>
    <w:rsid w:val="23DFF7D1"/>
    <w:rsid w:val="241A0EDE"/>
    <w:rsid w:val="248987A0"/>
    <w:rsid w:val="24E14064"/>
    <w:rsid w:val="25F417AA"/>
    <w:rsid w:val="268ECDE3"/>
    <w:rsid w:val="2699E54A"/>
    <w:rsid w:val="26A5A7D4"/>
    <w:rsid w:val="26BFC0F0"/>
    <w:rsid w:val="26E6CEE1"/>
    <w:rsid w:val="26F22018"/>
    <w:rsid w:val="277DC188"/>
    <w:rsid w:val="27AC259C"/>
    <w:rsid w:val="289E9CEE"/>
    <w:rsid w:val="28E3C0AE"/>
    <w:rsid w:val="29FF8557"/>
    <w:rsid w:val="2AB3AD65"/>
    <w:rsid w:val="2ACEEF62"/>
    <w:rsid w:val="2B2722B9"/>
    <w:rsid w:val="2CE75D2C"/>
    <w:rsid w:val="2D5B1C15"/>
    <w:rsid w:val="2D87AA8F"/>
    <w:rsid w:val="2E86423E"/>
    <w:rsid w:val="309DFEDB"/>
    <w:rsid w:val="32CA3B89"/>
    <w:rsid w:val="33502310"/>
    <w:rsid w:val="344E79C6"/>
    <w:rsid w:val="350321FE"/>
    <w:rsid w:val="358B6BF8"/>
    <w:rsid w:val="35912B87"/>
    <w:rsid w:val="35E2444C"/>
    <w:rsid w:val="361FE912"/>
    <w:rsid w:val="36400F9C"/>
    <w:rsid w:val="36ECE778"/>
    <w:rsid w:val="371EA3EF"/>
    <w:rsid w:val="37885AEF"/>
    <w:rsid w:val="37D8B516"/>
    <w:rsid w:val="38CE9964"/>
    <w:rsid w:val="39DE51C5"/>
    <w:rsid w:val="39DFF8EE"/>
    <w:rsid w:val="3A852376"/>
    <w:rsid w:val="3C68701E"/>
    <w:rsid w:val="3E3D7092"/>
    <w:rsid w:val="3E40F15E"/>
    <w:rsid w:val="3F25C3D4"/>
    <w:rsid w:val="3F496EA4"/>
    <w:rsid w:val="40E97FC5"/>
    <w:rsid w:val="41A29A8E"/>
    <w:rsid w:val="42248761"/>
    <w:rsid w:val="4279BE19"/>
    <w:rsid w:val="42EEE1CE"/>
    <w:rsid w:val="42F1B9FF"/>
    <w:rsid w:val="431FE297"/>
    <w:rsid w:val="43895A12"/>
    <w:rsid w:val="442E1CD8"/>
    <w:rsid w:val="446E303D"/>
    <w:rsid w:val="4556C396"/>
    <w:rsid w:val="456CFE85"/>
    <w:rsid w:val="484DEE5F"/>
    <w:rsid w:val="48CD797A"/>
    <w:rsid w:val="49260B4A"/>
    <w:rsid w:val="4AC07F96"/>
    <w:rsid w:val="4BB68EA2"/>
    <w:rsid w:val="4C032774"/>
    <w:rsid w:val="4CDA5106"/>
    <w:rsid w:val="4D1E7227"/>
    <w:rsid w:val="4EB2C6E3"/>
    <w:rsid w:val="4F150243"/>
    <w:rsid w:val="4F7C489D"/>
    <w:rsid w:val="5036D4A8"/>
    <w:rsid w:val="505A4CA6"/>
    <w:rsid w:val="53BEFAE8"/>
    <w:rsid w:val="543D0FFC"/>
    <w:rsid w:val="54B15F83"/>
    <w:rsid w:val="554F029B"/>
    <w:rsid w:val="56532136"/>
    <w:rsid w:val="57017AC5"/>
    <w:rsid w:val="579AC890"/>
    <w:rsid w:val="587C0760"/>
    <w:rsid w:val="589CFDD4"/>
    <w:rsid w:val="5A6ADBAA"/>
    <w:rsid w:val="5BF690A8"/>
    <w:rsid w:val="5C8433A9"/>
    <w:rsid w:val="5D4AC31C"/>
    <w:rsid w:val="5DE4BDE7"/>
    <w:rsid w:val="5EB7FDAA"/>
    <w:rsid w:val="5F08A296"/>
    <w:rsid w:val="6029CFA4"/>
    <w:rsid w:val="60B8204C"/>
    <w:rsid w:val="60EE9F7A"/>
    <w:rsid w:val="611148E2"/>
    <w:rsid w:val="61E951F7"/>
    <w:rsid w:val="620FAD44"/>
    <w:rsid w:val="620FC883"/>
    <w:rsid w:val="62E71008"/>
    <w:rsid w:val="65037F65"/>
    <w:rsid w:val="665242AB"/>
    <w:rsid w:val="66D01E44"/>
    <w:rsid w:val="66FF5D95"/>
    <w:rsid w:val="6758C7DA"/>
    <w:rsid w:val="68FDBDF2"/>
    <w:rsid w:val="6A72C708"/>
    <w:rsid w:val="6A9EB9BE"/>
    <w:rsid w:val="6A9F2CEA"/>
    <w:rsid w:val="6B734249"/>
    <w:rsid w:val="6C4DFA8E"/>
    <w:rsid w:val="6CD8371C"/>
    <w:rsid w:val="6CE3B581"/>
    <w:rsid w:val="6D149D6B"/>
    <w:rsid w:val="6DF8F9FC"/>
    <w:rsid w:val="6F6C5853"/>
    <w:rsid w:val="6F9C1C53"/>
    <w:rsid w:val="70CBB80C"/>
    <w:rsid w:val="70CD5C15"/>
    <w:rsid w:val="7299DF92"/>
    <w:rsid w:val="729C51BE"/>
    <w:rsid w:val="72A756A2"/>
    <w:rsid w:val="72EB72D1"/>
    <w:rsid w:val="738A8EA9"/>
    <w:rsid w:val="73E3477D"/>
    <w:rsid w:val="7446EE0C"/>
    <w:rsid w:val="746EB907"/>
    <w:rsid w:val="74EE7482"/>
    <w:rsid w:val="75B1E728"/>
    <w:rsid w:val="75CF82F1"/>
    <w:rsid w:val="76937C7B"/>
    <w:rsid w:val="774E88C9"/>
    <w:rsid w:val="774F69D9"/>
    <w:rsid w:val="77565554"/>
    <w:rsid w:val="78361A39"/>
    <w:rsid w:val="7947CE7E"/>
    <w:rsid w:val="7A66E473"/>
    <w:rsid w:val="7A9C53DE"/>
    <w:rsid w:val="7B0CF634"/>
    <w:rsid w:val="7B27DBE0"/>
    <w:rsid w:val="7B36D7AB"/>
    <w:rsid w:val="7B76CF0C"/>
    <w:rsid w:val="7D214D9C"/>
    <w:rsid w:val="7DABAE12"/>
    <w:rsid w:val="7DDB65D9"/>
    <w:rsid w:val="7DE3081D"/>
    <w:rsid w:val="7E1B2C36"/>
    <w:rsid w:val="7E8C0FFC"/>
    <w:rsid w:val="7EDEAA10"/>
    <w:rsid w:val="7FC6A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0333"/>
  <w15:chartTrackingRefBased/>
  <w15:docId w15:val="{FBE56268-F54D-4DC2-ACE9-1F5BCFC0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E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E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02E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02E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02E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02E5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02E5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2E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02E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02E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0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E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02E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0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E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0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E5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02E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BD9706A7-56D1-452E-898B-943137BA8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9B6015-3950-423E-863C-9BD88AF5B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F4AD68-D3CB-4DDB-B045-FBAE83F82DD8}">
  <ds:schemaRefs>
    <ds:schemaRef ds:uri="http://www.w3.org/XML/1998/namespace"/>
    <ds:schemaRef ds:uri="http://schemas.microsoft.com/office/2006/documentManagement/types"/>
    <ds:schemaRef ds:uri="http://purl.org/dc/terms/"/>
    <ds:schemaRef ds:uri="1feb7217-ac39-4d3b-88b7-d1b5ce9a7e11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6debb9b-9ad7-4f8a-8feb-07f4e1ed8a6d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2026-01-07T20:13:00.0000000Z</dcterms:created>
  <dcterms:modified xsi:type="dcterms:W3CDTF">2026-06-03T04:26:50.9342648Z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