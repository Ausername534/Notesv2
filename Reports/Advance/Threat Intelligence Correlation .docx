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C272FC" w:rsidR="00C272FC" w:rsidP="5B683271" w:rsidRDefault="00C272FC" w14:paraId="1962A8AE" w14:textId="16A93174">
      <w:pPr>
        <w:pStyle w:val="Normal"/>
      </w:pPr>
      <w:r w:rsidR="56AB2FB5">
        <w:rPr/>
        <w:t xml:space="preserve">You are a </w:t>
      </w:r>
      <w:r w:rsidRPr="5B683271" w:rsidR="56AB2FB5">
        <w:rPr>
          <w:b w:val="1"/>
          <w:bCs w:val="1"/>
        </w:rPr>
        <w:t>Level 1 SOC Analyst</w:t>
      </w:r>
      <w:r w:rsidR="56AB2FB5">
        <w:rPr/>
        <w:t xml:space="preserve"> tasked with </w:t>
      </w:r>
      <w:r w:rsidR="56AB2FB5">
        <w:rPr/>
        <w:t>validating</w:t>
      </w:r>
      <w:r w:rsidR="56AB2FB5">
        <w:rPr/>
        <w:t xml:space="preserve"> a </w:t>
      </w:r>
      <w:r w:rsidRPr="5B683271" w:rsidR="56AB2FB5">
        <w:rPr>
          <w:b w:val="1"/>
          <w:bCs w:val="1"/>
        </w:rPr>
        <w:t>threat intelligence bulletin</w:t>
      </w:r>
      <w:r w:rsidR="56AB2FB5">
        <w:rPr/>
        <w:t xml:space="preserve"> </w:t>
      </w:r>
      <w:r w:rsidR="56AB2FB5">
        <w:rPr/>
        <w:t>containing</w:t>
      </w:r>
      <w:r w:rsidR="56AB2FB5">
        <w:rPr/>
        <w:t xml:space="preserve"> </w:t>
      </w:r>
      <w:r w:rsidRPr="5B683271" w:rsidR="56AB2FB5">
        <w:rPr>
          <w:b w:val="1"/>
          <w:bCs w:val="1"/>
        </w:rPr>
        <w:t xml:space="preserve">five newly </w:t>
      </w:r>
      <w:r w:rsidRPr="5B683271" w:rsidR="56AB2FB5">
        <w:rPr>
          <w:b w:val="1"/>
          <w:bCs w:val="1"/>
        </w:rPr>
        <w:t>identified</w:t>
      </w:r>
      <w:r w:rsidRPr="5B683271" w:rsidR="56AB2FB5">
        <w:rPr>
          <w:b w:val="1"/>
          <w:bCs w:val="1"/>
        </w:rPr>
        <w:t xml:space="preserve"> malicious file hashes</w:t>
      </w:r>
      <w:r w:rsidR="56AB2FB5">
        <w:rPr/>
        <w:t xml:space="preserve">. The SOC Lead has requested confirmation on whether any of these indicators have appeared </w:t>
      </w:r>
      <w:r w:rsidRPr="5B683271" w:rsidR="56AB2FB5">
        <w:rPr>
          <w:b w:val="1"/>
          <w:bCs w:val="1"/>
        </w:rPr>
        <w:t xml:space="preserve">internally within the last </w:t>
      </w:r>
      <w:r w:rsidRPr="5B683271" w:rsidR="56AB2FB5">
        <w:rPr>
          <w:b w:val="1"/>
          <w:bCs w:val="1"/>
        </w:rPr>
        <w:t>30 days</w:t>
      </w:r>
      <w:r w:rsidR="56AB2FB5">
        <w:rPr/>
        <w:t>.</w:t>
      </w:r>
    </w:p>
    <w:p w:rsidRPr="00C272FC" w:rsidR="00C272FC" w:rsidP="00C272FC" w:rsidRDefault="00C272FC" w14:paraId="78EDCD09" w14:textId="77777777">
      <w:r w:rsidR="56AB2FB5">
        <w:rPr/>
        <w:t xml:space="preserve">Your responsibility is to </w:t>
      </w:r>
      <w:proofErr w:type="gramStart"/>
      <w:r w:rsidRPr="5B683271" w:rsidR="56AB2FB5">
        <w:rPr>
          <w:b w:val="1"/>
          <w:bCs w:val="1"/>
        </w:rPr>
        <w:t>search</w:t>
      </w:r>
      <w:proofErr w:type="gramEnd"/>
      <w:r w:rsidRPr="5B683271" w:rsidR="56AB2FB5">
        <w:rPr>
          <w:b w:val="1"/>
          <w:bCs w:val="1"/>
        </w:rPr>
        <w:t xml:space="preserve"> internal security telemetry</w:t>
      </w:r>
      <w:r w:rsidR="56AB2FB5">
        <w:rPr/>
        <w:t xml:space="preserve">, correlate any findings, enrich results with host and user context, and determine whether escalation is required. The final report must be suitable for </w:t>
      </w:r>
      <w:r w:rsidRPr="5B683271" w:rsidR="56AB2FB5">
        <w:rPr>
          <w:b w:val="1"/>
          <w:bCs w:val="1"/>
        </w:rPr>
        <w:t>SOC leadership review</w:t>
      </w:r>
      <w:r w:rsidR="56AB2FB5">
        <w:rPr/>
        <w:t>.</w:t>
      </w:r>
    </w:p>
    <w:p w:rsidRPr="00C272FC" w:rsidR="00C272FC" w:rsidP="00C272FC" w:rsidRDefault="00C272FC" w14:paraId="0566AB78" w14:textId="77777777">
      <w:r w:rsidRPr="00C272FC">
        <w:pict w14:anchorId="3C605B9C">
          <v:rect id="_x0000_i1080" style="width:0;height:1.5pt" o:hr="t" o:hrstd="t" o:hralign="center" fillcolor="#a0a0a0" stroked="f"/>
        </w:pict>
      </w:r>
    </w:p>
    <w:p w:rsidRPr="00C272FC" w:rsidR="00C272FC" w:rsidP="00C272FC" w:rsidRDefault="00C272FC" w14:paraId="4ECCE094" w14:textId="77777777">
      <w:pPr>
        <w:rPr>
          <w:b/>
          <w:bCs/>
        </w:rPr>
      </w:pPr>
      <w:r w:rsidRPr="00C272FC">
        <w:rPr>
          <w:b/>
          <w:bCs/>
        </w:rPr>
        <w:t>Scenario</w:t>
      </w:r>
    </w:p>
    <w:p w:rsidRPr="00C272FC" w:rsidR="00C272FC" w:rsidP="00C272FC" w:rsidRDefault="00C272FC" w14:paraId="24D05A45" w14:textId="77777777">
      <w:pPr>
        <w:rPr>
          <w:b/>
          <w:bCs/>
        </w:rPr>
      </w:pPr>
      <w:r w:rsidRPr="00C272FC">
        <w:rPr>
          <w:b/>
          <w:bCs/>
        </w:rPr>
        <w:t>Threat Intelligence Input</w:t>
      </w:r>
    </w:p>
    <w:p w:rsidRPr="00C272FC" w:rsidR="00C272FC" w:rsidP="00C272FC" w:rsidRDefault="00C272FC" w14:paraId="6823CE00" w14:textId="77777777">
      <w:pPr>
        <w:numPr>
          <w:ilvl w:val="0"/>
          <w:numId w:val="1"/>
        </w:numPr>
      </w:pPr>
      <w:r w:rsidRPr="00C272FC">
        <w:rPr>
          <w:b/>
          <w:bCs/>
        </w:rPr>
        <w:t>Indicators Provided:</w:t>
      </w:r>
      <w:r w:rsidRPr="00C272FC">
        <w:t xml:space="preserve"> 5 malicious file hashes</w:t>
      </w:r>
    </w:p>
    <w:p w:rsidRPr="00C272FC" w:rsidR="00C272FC" w:rsidP="00C272FC" w:rsidRDefault="00C272FC" w14:paraId="40A2B409" w14:textId="77777777">
      <w:pPr>
        <w:numPr>
          <w:ilvl w:val="0"/>
          <w:numId w:val="1"/>
        </w:numPr>
      </w:pPr>
      <w:r w:rsidRPr="00C272FC">
        <w:rPr>
          <w:b/>
          <w:bCs/>
        </w:rPr>
        <w:t>Time Window:</w:t>
      </w:r>
      <w:r w:rsidRPr="00C272FC">
        <w:t xml:space="preserve"> Past 30 days</w:t>
      </w:r>
    </w:p>
    <w:p w:rsidRPr="00C272FC" w:rsidR="00C272FC" w:rsidP="00C272FC" w:rsidRDefault="00C272FC" w14:paraId="3CE19589" w14:textId="77777777">
      <w:pPr>
        <w:numPr>
          <w:ilvl w:val="0"/>
          <w:numId w:val="1"/>
        </w:numPr>
      </w:pPr>
      <w:r w:rsidRPr="00C272FC">
        <w:rPr>
          <w:b/>
          <w:bCs/>
        </w:rPr>
        <w:t>Objective:</w:t>
      </w:r>
      <w:r w:rsidRPr="00C272FC">
        <w:t xml:space="preserve"> Determine internal exposure and risk</w:t>
      </w:r>
    </w:p>
    <w:p w:rsidRPr="00C272FC" w:rsidR="00C272FC" w:rsidP="00C272FC" w:rsidRDefault="00C272FC" w14:paraId="3532818F" w14:textId="77777777">
      <w:r w:rsidRPr="00C272FC">
        <w:pict w14:anchorId="57A73B33">
          <v:rect id="_x0000_i1081" style="width:0;height:1.5pt" o:hr="t" o:hrstd="t" o:hralign="center" fillcolor="#a0a0a0" stroked="f"/>
        </w:pict>
      </w:r>
    </w:p>
    <w:p w:rsidRPr="00C272FC" w:rsidR="00C272FC" w:rsidP="00C272FC" w:rsidRDefault="00C272FC" w14:paraId="5B747AE3" w14:textId="77777777">
      <w:r w:rsidRPr="00C272FC">
        <w:pict w14:anchorId="4596F0F7">
          <v:rect id="_x0000_i1082" style="width:0;height:1.5pt" o:hr="t" o:hrstd="t" o:hralign="center" fillcolor="#a0a0a0" stroked="f"/>
        </w:pict>
      </w:r>
    </w:p>
    <w:p w:rsidRPr="00C272FC" w:rsidR="00C272FC" w:rsidP="00C272FC" w:rsidRDefault="00C272FC" w14:paraId="1E9B45E3" w14:textId="77777777">
      <w:pPr>
        <w:rPr>
          <w:b/>
          <w:bCs/>
        </w:rPr>
      </w:pPr>
      <w:r w:rsidRPr="00C272FC">
        <w:rPr>
          <w:b/>
          <w:bCs/>
        </w:rPr>
        <w:t>Section 1: Threat Intel Summary &amp; Hash Context (5 pts)</w:t>
      </w:r>
    </w:p>
    <w:p w:rsidRPr="00C272FC" w:rsidR="00C272FC" w:rsidP="00C272FC" w:rsidRDefault="00C272FC" w14:paraId="45D4CCC3" w14:textId="77777777">
      <w:r w:rsidRPr="00C272FC">
        <w:rPr>
          <w:b/>
          <w:bCs/>
        </w:rPr>
        <w:t>Rubric Category: Identification &amp; Summary</w:t>
      </w:r>
    </w:p>
    <w:p w:rsidRPr="00C272FC" w:rsidR="00C272FC" w:rsidP="00C272FC" w:rsidRDefault="00C272FC" w14:paraId="0FC030A1" w14:textId="77777777">
      <w:r w:rsidRPr="00C272FC">
        <w:t>Demonstrate understanding of the threat intel request.</w:t>
      </w:r>
    </w:p>
    <w:p w:rsidRPr="00C272FC" w:rsidR="00C272FC" w:rsidP="00C272FC" w:rsidRDefault="00C272FC" w14:paraId="5B165785" w14:textId="77777777">
      <w:r w:rsidRPr="00C272FC">
        <w:t>Your response should:</w:t>
      </w:r>
    </w:p>
    <w:p w:rsidRPr="00C272FC" w:rsidR="00C272FC" w:rsidP="00C272FC" w:rsidRDefault="00C272FC" w14:paraId="03286AA7" w14:textId="77777777">
      <w:pPr>
        <w:numPr>
          <w:ilvl w:val="0"/>
          <w:numId w:val="2"/>
        </w:numPr>
      </w:pPr>
      <w:r w:rsidRPr="00C272FC">
        <w:t xml:space="preserve">List the </w:t>
      </w:r>
      <w:r w:rsidRPr="00C272FC">
        <w:rPr>
          <w:b/>
          <w:bCs/>
        </w:rPr>
        <w:t>five malicious hashes</w:t>
      </w:r>
      <w:r w:rsidRPr="00C272FC">
        <w:t xml:space="preserve"> provided in the bulletin</w:t>
      </w:r>
    </w:p>
    <w:p w:rsidRPr="00C272FC" w:rsidR="00C272FC" w:rsidP="00C272FC" w:rsidRDefault="00C272FC" w14:paraId="40903A45" w14:textId="77777777">
      <w:pPr>
        <w:numPr>
          <w:ilvl w:val="0"/>
          <w:numId w:val="2"/>
        </w:numPr>
      </w:pPr>
      <w:r w:rsidRPr="00C272FC">
        <w:t xml:space="preserve">Briefly describe the </w:t>
      </w:r>
      <w:r w:rsidRPr="00C272FC">
        <w:rPr>
          <w:b/>
          <w:bCs/>
        </w:rPr>
        <w:t>source or purpose</w:t>
      </w:r>
      <w:r w:rsidRPr="00C272FC">
        <w:t xml:space="preserve"> of the bulletin (e.g., malware campaign, ransomware family)</w:t>
      </w:r>
    </w:p>
    <w:p w:rsidRPr="00C272FC" w:rsidR="00C272FC" w:rsidP="00C272FC" w:rsidRDefault="00C272FC" w14:paraId="78184C58" w14:textId="77777777">
      <w:pPr>
        <w:numPr>
          <w:ilvl w:val="0"/>
          <w:numId w:val="2"/>
        </w:numPr>
      </w:pPr>
      <w:r w:rsidRPr="00C272FC">
        <w:lastRenderedPageBreak/>
        <w:t>Explain why hash correlation is a critical SOC activity</w:t>
      </w:r>
    </w:p>
    <w:p w:rsidRPr="00C272FC" w:rsidR="00C272FC" w:rsidP="00C272FC" w:rsidRDefault="00C272FC" w14:paraId="5735D6A9" w14:textId="77777777">
      <w:pPr>
        <w:numPr>
          <w:ilvl w:val="0"/>
          <w:numId w:val="2"/>
        </w:numPr>
        <w:rPr/>
      </w:pPr>
      <w:r w:rsidR="56AB2FB5">
        <w:rPr/>
        <w:t>Clarify the scope of the search (internal environment, 30-day window)</w:t>
      </w:r>
    </w:p>
    <w:p w:rsidRPr="00C272FC" w:rsidR="00C272FC" w:rsidP="00C272FC" w:rsidRDefault="00C272FC" w14:paraId="06271FFD" w14:textId="77777777">
      <w:r w:rsidRPr="00C272FC">
        <w:pict w14:anchorId="4AA6FA9D">
          <v:rect id="_x0000_i1083" style="width:0;height:1.5pt" o:hr="t" o:hrstd="t" o:hralign="center" fillcolor="#a0a0a0" stroked="f"/>
        </w:pict>
      </w:r>
    </w:p>
    <w:p w:rsidRPr="00C272FC" w:rsidR="00C272FC" w:rsidP="00C272FC" w:rsidRDefault="00C272FC" w14:paraId="2602DEBD" w14:textId="77777777">
      <w:pPr>
        <w:rPr>
          <w:b/>
          <w:bCs/>
        </w:rPr>
      </w:pPr>
      <w:r w:rsidRPr="00C272FC">
        <w:rPr>
          <w:b/>
          <w:bCs/>
        </w:rPr>
        <w:t>Section 2: Search Tools &amp; Query Logic (5 pts)</w:t>
      </w:r>
    </w:p>
    <w:p w:rsidRPr="00C272FC" w:rsidR="00C272FC" w:rsidP="00C272FC" w:rsidRDefault="00C272FC" w14:paraId="5727CA7B" w14:textId="77777777">
      <w:r w:rsidRPr="00C272FC">
        <w:rPr>
          <w:b/>
          <w:bCs/>
        </w:rPr>
        <w:t>Rubric Category: Validation &amp; Tools</w:t>
      </w:r>
    </w:p>
    <w:p w:rsidRPr="00C272FC" w:rsidR="00C272FC" w:rsidP="00C272FC" w:rsidRDefault="00C272FC" w14:paraId="2C8FB803" w14:textId="77777777">
      <w:r w:rsidRPr="00C272FC">
        <w:t>Explain how you would search for hash matches.</w:t>
      </w:r>
    </w:p>
    <w:p w:rsidRPr="00C272FC" w:rsidR="00C272FC" w:rsidP="00C272FC" w:rsidRDefault="00C272FC" w14:paraId="20931113" w14:textId="77777777">
      <w:r w:rsidRPr="00C272FC">
        <w:t>Your response should:</w:t>
      </w:r>
    </w:p>
    <w:p w:rsidRPr="00C272FC" w:rsidR="00C272FC" w:rsidP="00C272FC" w:rsidRDefault="00C272FC" w14:paraId="4502D267" w14:textId="77777777">
      <w:pPr>
        <w:numPr>
          <w:ilvl w:val="0"/>
          <w:numId w:val="3"/>
        </w:numPr>
      </w:pPr>
      <w:r w:rsidRPr="00C272FC">
        <w:t xml:space="preserve">Identify the </w:t>
      </w:r>
      <w:r w:rsidRPr="00C272FC">
        <w:rPr>
          <w:b/>
          <w:bCs/>
        </w:rPr>
        <w:t>tools used in class</w:t>
      </w:r>
      <w:r w:rsidRPr="00C272FC">
        <w:t>, such as:</w:t>
      </w:r>
    </w:p>
    <w:p w:rsidRPr="00C272FC" w:rsidR="00C272FC" w:rsidP="00C272FC" w:rsidRDefault="00C272FC" w14:paraId="184EA4B8" w14:textId="77777777">
      <w:pPr>
        <w:numPr>
          <w:ilvl w:val="1"/>
          <w:numId w:val="3"/>
        </w:numPr>
      </w:pPr>
      <w:r w:rsidRPr="00C272FC">
        <w:t>SIEM (hash search across logs)</w:t>
      </w:r>
    </w:p>
    <w:p w:rsidRPr="00C272FC" w:rsidR="00C272FC" w:rsidP="00C272FC" w:rsidRDefault="00C272FC" w14:paraId="1C11DE85" w14:textId="77777777">
      <w:pPr>
        <w:numPr>
          <w:ilvl w:val="1"/>
          <w:numId w:val="3"/>
        </w:numPr>
      </w:pPr>
      <w:r w:rsidRPr="00C272FC">
        <w:t>EDR / endpoint protection</w:t>
      </w:r>
    </w:p>
    <w:p w:rsidRPr="00C272FC" w:rsidR="00C272FC" w:rsidP="00C272FC" w:rsidRDefault="00C272FC" w14:paraId="74924637" w14:textId="77777777">
      <w:pPr>
        <w:numPr>
          <w:ilvl w:val="1"/>
          <w:numId w:val="3"/>
        </w:numPr>
      </w:pPr>
      <w:r w:rsidRPr="00C272FC">
        <w:t>File integrity or antivirus telemetry</w:t>
      </w:r>
    </w:p>
    <w:p w:rsidRPr="00C272FC" w:rsidR="00C272FC" w:rsidP="00C272FC" w:rsidRDefault="00C272FC" w14:paraId="2A9CAB23" w14:textId="77777777">
      <w:pPr>
        <w:numPr>
          <w:ilvl w:val="0"/>
          <w:numId w:val="3"/>
        </w:numPr>
      </w:pPr>
      <w:r w:rsidRPr="00C272FC">
        <w:t xml:space="preserve">Describe </w:t>
      </w:r>
      <w:r w:rsidRPr="00C272FC">
        <w:rPr>
          <w:b/>
          <w:bCs/>
        </w:rPr>
        <w:t>query logic</w:t>
      </w:r>
      <w:r w:rsidRPr="00C272FC">
        <w:t>, including:</w:t>
      </w:r>
    </w:p>
    <w:p w:rsidRPr="00C272FC" w:rsidR="00C272FC" w:rsidP="00C272FC" w:rsidRDefault="00C272FC" w14:paraId="575E1AA1" w14:textId="77777777">
      <w:pPr>
        <w:numPr>
          <w:ilvl w:val="1"/>
          <w:numId w:val="3"/>
        </w:numPr>
      </w:pPr>
      <w:r w:rsidRPr="00C272FC">
        <w:t>Hash type (MD5, SHA-1, SHA-256)</w:t>
      </w:r>
    </w:p>
    <w:p w:rsidRPr="00C272FC" w:rsidR="00C272FC" w:rsidP="00C272FC" w:rsidRDefault="00C272FC" w14:paraId="5030862D" w14:textId="77777777">
      <w:pPr>
        <w:numPr>
          <w:ilvl w:val="1"/>
          <w:numId w:val="3"/>
        </w:numPr>
      </w:pPr>
      <w:r w:rsidRPr="00C272FC">
        <w:t>Time range filters</w:t>
      </w:r>
    </w:p>
    <w:p w:rsidRPr="00C272FC" w:rsidR="00C272FC" w:rsidP="00C272FC" w:rsidRDefault="00C272FC" w14:paraId="70985791" w14:textId="77777777">
      <w:pPr>
        <w:numPr>
          <w:ilvl w:val="1"/>
          <w:numId w:val="3"/>
        </w:numPr>
      </w:pPr>
      <w:r w:rsidRPr="00C272FC">
        <w:t>Data sources searched</w:t>
      </w:r>
    </w:p>
    <w:p w:rsidRPr="00C272FC" w:rsidR="00C272FC" w:rsidP="00C272FC" w:rsidRDefault="00C272FC" w14:paraId="1F64531C" w14:textId="77777777">
      <w:pPr>
        <w:numPr>
          <w:ilvl w:val="0"/>
          <w:numId w:val="3"/>
        </w:numPr>
        <w:rPr/>
      </w:pPr>
      <w:r w:rsidR="56AB2FB5">
        <w:rPr/>
        <w:t xml:space="preserve">Demonstrate understanding of </w:t>
      </w:r>
      <w:r w:rsidRPr="5B683271" w:rsidR="56AB2FB5">
        <w:rPr>
          <w:b w:val="1"/>
          <w:bCs w:val="1"/>
        </w:rPr>
        <w:t>how hashes are stored and indexed</w:t>
      </w:r>
    </w:p>
    <w:p w:rsidRPr="00C272FC" w:rsidR="00C272FC" w:rsidP="00C272FC" w:rsidRDefault="00C272FC" w14:paraId="16BA8953" w14:textId="77777777">
      <w:r w:rsidRPr="00C272FC">
        <w:pict w14:anchorId="02E92C6F">
          <v:rect id="_x0000_i1084" style="width:0;height:1.5pt" o:hr="t" o:hrstd="t" o:hralign="center" fillcolor="#a0a0a0" stroked="f"/>
        </w:pict>
      </w:r>
    </w:p>
    <w:p w:rsidRPr="00C272FC" w:rsidR="00C272FC" w:rsidP="00C272FC" w:rsidRDefault="00C272FC" w14:paraId="0D32ED47" w14:textId="77777777">
      <w:pPr>
        <w:rPr>
          <w:b/>
          <w:bCs/>
        </w:rPr>
      </w:pPr>
      <w:r w:rsidRPr="00C272FC">
        <w:rPr>
          <w:b/>
          <w:bCs/>
        </w:rPr>
        <w:t>Section 3: Match Findings &amp; Host Context (5 pts)</w:t>
      </w:r>
    </w:p>
    <w:p w:rsidRPr="00C272FC" w:rsidR="00C272FC" w:rsidP="00C272FC" w:rsidRDefault="00C272FC" w14:paraId="75C57224" w14:textId="77777777">
      <w:r w:rsidRPr="00C272FC">
        <w:rPr>
          <w:b/>
          <w:bCs/>
        </w:rPr>
        <w:t>Rubric Category: Validation &amp; Tools</w:t>
      </w:r>
    </w:p>
    <w:p w:rsidRPr="00C272FC" w:rsidR="00C272FC" w:rsidP="00C272FC" w:rsidRDefault="00C272FC" w14:paraId="32B8B582" w14:textId="77777777">
      <w:r w:rsidRPr="00C272FC">
        <w:t>Document the results of your correlation.</w:t>
      </w:r>
    </w:p>
    <w:p w:rsidRPr="00C272FC" w:rsidR="00C272FC" w:rsidP="00C272FC" w:rsidRDefault="00C272FC" w14:paraId="7317FB63" w14:textId="77777777">
      <w:r w:rsidRPr="00C272FC">
        <w:t>Your response should:</w:t>
      </w:r>
    </w:p>
    <w:p w:rsidRPr="00C272FC" w:rsidR="00C272FC" w:rsidP="00C272FC" w:rsidRDefault="00C272FC" w14:paraId="7A1409E2" w14:textId="77777777">
      <w:pPr>
        <w:numPr>
          <w:ilvl w:val="0"/>
          <w:numId w:val="4"/>
        </w:numPr>
      </w:pPr>
      <w:r w:rsidRPr="00C272FC">
        <w:t xml:space="preserve">Present findings for </w:t>
      </w:r>
      <w:r w:rsidRPr="00C272FC">
        <w:rPr>
          <w:b/>
          <w:bCs/>
        </w:rPr>
        <w:t>each hash</w:t>
      </w:r>
      <w:r w:rsidRPr="00C272FC">
        <w:t xml:space="preserve"> (match or no match)</w:t>
      </w:r>
    </w:p>
    <w:p w:rsidRPr="00C272FC" w:rsidR="00C272FC" w:rsidP="00C272FC" w:rsidRDefault="00C272FC" w14:paraId="6DCC2C4B" w14:textId="77777777">
      <w:pPr>
        <w:numPr>
          <w:ilvl w:val="0"/>
          <w:numId w:val="4"/>
        </w:numPr>
      </w:pPr>
      <w:r w:rsidRPr="00C272FC">
        <w:t>If a match is found, include:</w:t>
      </w:r>
    </w:p>
    <w:p w:rsidRPr="00C272FC" w:rsidR="00C272FC" w:rsidP="00C272FC" w:rsidRDefault="00C272FC" w14:paraId="4CCC2990" w14:textId="77777777">
      <w:pPr>
        <w:numPr>
          <w:ilvl w:val="1"/>
          <w:numId w:val="4"/>
        </w:numPr>
      </w:pPr>
      <w:r w:rsidRPr="00C272FC">
        <w:t>Hostname</w:t>
      </w:r>
    </w:p>
    <w:p w:rsidRPr="00C272FC" w:rsidR="00C272FC" w:rsidP="00C272FC" w:rsidRDefault="00C272FC" w14:paraId="4F635DF1" w14:textId="77777777">
      <w:pPr>
        <w:numPr>
          <w:ilvl w:val="1"/>
          <w:numId w:val="4"/>
        </w:numPr>
      </w:pPr>
      <w:r w:rsidRPr="00C272FC">
        <w:lastRenderedPageBreak/>
        <w:t>IP address</w:t>
      </w:r>
    </w:p>
    <w:p w:rsidRPr="00C272FC" w:rsidR="00C272FC" w:rsidP="00C272FC" w:rsidRDefault="00C272FC" w14:paraId="3217BE38" w14:textId="77777777">
      <w:pPr>
        <w:numPr>
          <w:ilvl w:val="1"/>
          <w:numId w:val="4"/>
        </w:numPr>
      </w:pPr>
      <w:r w:rsidRPr="00C272FC">
        <w:t>User or service account</w:t>
      </w:r>
    </w:p>
    <w:p w:rsidRPr="00C272FC" w:rsidR="00C272FC" w:rsidP="00C272FC" w:rsidRDefault="00C272FC" w14:paraId="53E931C0" w14:textId="77777777">
      <w:pPr>
        <w:numPr>
          <w:ilvl w:val="1"/>
          <w:numId w:val="4"/>
        </w:numPr>
      </w:pPr>
      <w:r w:rsidRPr="00C272FC">
        <w:t>Asset role (workstation, server, critical system)</w:t>
      </w:r>
    </w:p>
    <w:p w:rsidRPr="00C272FC" w:rsidR="00C272FC" w:rsidP="00C272FC" w:rsidRDefault="00C272FC" w14:paraId="34267090" w14:textId="77777777">
      <w:pPr>
        <w:numPr>
          <w:ilvl w:val="1"/>
          <w:numId w:val="4"/>
        </w:numPr>
      </w:pPr>
      <w:r w:rsidRPr="00C272FC">
        <w:t>Detection timestamp</w:t>
      </w:r>
    </w:p>
    <w:p w:rsidRPr="00C272FC" w:rsidR="00C272FC" w:rsidP="00C272FC" w:rsidRDefault="00C272FC" w14:paraId="41B907AC" w14:textId="77777777">
      <w:pPr>
        <w:numPr>
          <w:ilvl w:val="0"/>
          <w:numId w:val="4"/>
        </w:numPr>
      </w:pPr>
      <w:r w:rsidRPr="00C272FC">
        <w:t xml:space="preserve">Ensure all hashes and results are </w:t>
      </w:r>
      <w:r w:rsidRPr="00C272FC">
        <w:rPr>
          <w:b/>
          <w:bCs/>
        </w:rPr>
        <w:t>legitimate and realistic</w:t>
      </w:r>
    </w:p>
    <w:p w:rsidRPr="00C272FC" w:rsidR="00C272FC" w:rsidP="00C272FC" w:rsidRDefault="00C272FC" w14:paraId="726836A3" w14:textId="77777777">
      <w:r w:rsidRPr="5B683271" w:rsidR="56AB2FB5">
        <w:rPr>
          <w:b w:val="1"/>
          <w:bCs w:val="1"/>
        </w:rPr>
        <w:t>Tip:</w:t>
      </w:r>
      <w:r w:rsidR="56AB2FB5">
        <w:rPr/>
        <w:t xml:space="preserve"> A table is encouraged for clarity.</w:t>
      </w:r>
    </w:p>
    <w:p w:rsidRPr="00C272FC" w:rsidR="00C272FC" w:rsidP="00C272FC" w:rsidRDefault="00C272FC" w14:paraId="0F104D9C" w14:textId="77777777">
      <w:r w:rsidRPr="00C272FC">
        <w:pict w14:anchorId="465A582B">
          <v:rect id="_x0000_i1085" style="width:0;height:1.5pt" o:hr="t" o:hrstd="t" o:hralign="center" fillcolor="#a0a0a0" stroked="f"/>
        </w:pict>
      </w:r>
    </w:p>
    <w:p w:rsidRPr="00C272FC" w:rsidR="00C272FC" w:rsidP="00C272FC" w:rsidRDefault="00C272FC" w14:paraId="7F7E1AB5" w14:textId="77777777">
      <w:pPr>
        <w:rPr>
          <w:b/>
          <w:bCs/>
        </w:rPr>
      </w:pPr>
      <w:r w:rsidRPr="00C272FC">
        <w:rPr>
          <w:b/>
          <w:bCs/>
        </w:rPr>
        <w:t>Section 4: Escalation Recommendation or Dismissal Rationale (5 pts)</w:t>
      </w:r>
    </w:p>
    <w:p w:rsidRPr="00C272FC" w:rsidR="00C272FC" w:rsidP="00C272FC" w:rsidRDefault="00C272FC" w14:paraId="23D38512" w14:textId="77777777">
      <w:r w:rsidRPr="00C272FC">
        <w:rPr>
          <w:b/>
          <w:bCs/>
        </w:rPr>
        <w:t>Rubric Category: Escalation &amp; Containment</w:t>
      </w:r>
    </w:p>
    <w:p w:rsidRPr="00C272FC" w:rsidR="00C272FC" w:rsidP="00C272FC" w:rsidRDefault="00C272FC" w14:paraId="04A4CC00" w14:textId="77777777">
      <w:r w:rsidRPr="00C272FC">
        <w:t>Make a clear response decision.</w:t>
      </w:r>
    </w:p>
    <w:p w:rsidRPr="00C272FC" w:rsidR="00C272FC" w:rsidP="00C272FC" w:rsidRDefault="00C272FC" w14:paraId="4132C1EA" w14:textId="77777777">
      <w:r w:rsidRPr="00C272FC">
        <w:t>Your response should:</w:t>
      </w:r>
    </w:p>
    <w:p w:rsidRPr="00C272FC" w:rsidR="00C272FC" w:rsidP="00C272FC" w:rsidRDefault="00C272FC" w14:paraId="53460466" w14:textId="77777777">
      <w:pPr>
        <w:numPr>
          <w:ilvl w:val="0"/>
          <w:numId w:val="5"/>
        </w:numPr>
      </w:pPr>
      <w:r w:rsidRPr="00C272FC">
        <w:t xml:space="preserve">Recommend </w:t>
      </w:r>
      <w:r w:rsidRPr="00C272FC">
        <w:rPr>
          <w:b/>
          <w:bCs/>
        </w:rPr>
        <w:t>escalation</w:t>
      </w:r>
      <w:r w:rsidRPr="00C272FC">
        <w:t xml:space="preserve"> if matches are found </w:t>
      </w:r>
      <w:r w:rsidRPr="00C272FC">
        <w:rPr>
          <w:i/>
          <w:iCs/>
        </w:rPr>
        <w:t>or</w:t>
      </w:r>
      <w:r w:rsidRPr="00C272FC">
        <w:t xml:space="preserve"> justify </w:t>
      </w:r>
      <w:r w:rsidRPr="00C272FC">
        <w:rPr>
          <w:b/>
          <w:bCs/>
        </w:rPr>
        <w:t>dismissal</w:t>
      </w:r>
      <w:r w:rsidRPr="00C272FC">
        <w:t xml:space="preserve"> if none are present</w:t>
      </w:r>
    </w:p>
    <w:p w:rsidRPr="00C272FC" w:rsidR="00C272FC" w:rsidP="00C272FC" w:rsidRDefault="00C272FC" w14:paraId="4023A774" w14:textId="77777777">
      <w:pPr>
        <w:numPr>
          <w:ilvl w:val="0"/>
          <w:numId w:val="5"/>
        </w:numPr>
      </w:pPr>
      <w:r w:rsidRPr="00C272FC">
        <w:t xml:space="preserve">Explain what </w:t>
      </w:r>
      <w:r w:rsidRPr="00C272FC">
        <w:rPr>
          <w:b/>
          <w:bCs/>
        </w:rPr>
        <w:t>additional context</w:t>
      </w:r>
      <w:r w:rsidRPr="00C272FC">
        <w:t xml:space="preserve"> would be required before </w:t>
      </w:r>
      <w:proofErr w:type="gramStart"/>
      <w:r w:rsidRPr="00C272FC">
        <w:t>escalation</w:t>
      </w:r>
      <w:proofErr w:type="gramEnd"/>
      <w:r w:rsidRPr="00C272FC">
        <w:t xml:space="preserve"> (e.g., execution, persistence, network activity)</w:t>
      </w:r>
    </w:p>
    <w:p w:rsidRPr="00C272FC" w:rsidR="00C272FC" w:rsidP="00C272FC" w:rsidRDefault="00C272FC" w14:paraId="32DBE449" w14:textId="77777777">
      <w:pPr>
        <w:numPr>
          <w:ilvl w:val="0"/>
          <w:numId w:val="5"/>
        </w:numPr>
        <w:rPr/>
      </w:pPr>
      <w:r w:rsidR="56AB2FB5">
        <w:rPr/>
        <w:t>Align your decision with SOC escalation thresholds</w:t>
      </w:r>
    </w:p>
    <w:p w:rsidRPr="00C272FC" w:rsidR="00C272FC" w:rsidP="00C272FC" w:rsidRDefault="00C272FC" w14:paraId="586252E2" w14:textId="77777777">
      <w:r w:rsidRPr="00C272FC">
        <w:pict w14:anchorId="12F54C28">
          <v:rect id="_x0000_i1086" style="width:0;height:1.5pt" o:hr="t" o:hrstd="t" o:hralign="center" fillcolor="#a0a0a0" stroked="f"/>
        </w:pict>
      </w:r>
    </w:p>
    <w:p w:rsidRPr="00C272FC" w:rsidR="00C272FC" w:rsidP="00C272FC" w:rsidRDefault="00C272FC" w14:paraId="4F128F34" w14:textId="77777777">
      <w:pPr>
        <w:rPr>
          <w:b/>
          <w:bCs/>
        </w:rPr>
      </w:pPr>
      <w:r w:rsidRPr="00C272FC">
        <w:rPr>
          <w:b/>
          <w:bCs/>
        </w:rPr>
        <w:t>Section 5: Risk Assessment &amp; Leadership Summary (5 pts)</w:t>
      </w:r>
    </w:p>
    <w:p w:rsidRPr="00C272FC" w:rsidR="00C272FC" w:rsidP="00C272FC" w:rsidRDefault="00C272FC" w14:paraId="160C9556" w14:textId="77777777">
      <w:r w:rsidRPr="00C272FC">
        <w:rPr>
          <w:b/>
          <w:bCs/>
        </w:rPr>
        <w:t>Rubric Category: Risk &amp; Impact + Professionalism</w:t>
      </w:r>
    </w:p>
    <w:p w:rsidRPr="00C272FC" w:rsidR="00C272FC" w:rsidP="00C272FC" w:rsidRDefault="00C272FC" w14:paraId="7BC9B6BE" w14:textId="77777777">
      <w:r w:rsidRPr="00C272FC">
        <w:t xml:space="preserve">Assess risk and communicate </w:t>
      </w:r>
      <w:proofErr w:type="gramStart"/>
      <w:r w:rsidRPr="00C272FC">
        <w:t>to</w:t>
      </w:r>
      <w:proofErr w:type="gramEnd"/>
      <w:r w:rsidRPr="00C272FC">
        <w:t xml:space="preserve"> leadership.</w:t>
      </w:r>
    </w:p>
    <w:p w:rsidRPr="00C272FC" w:rsidR="00C272FC" w:rsidP="00C272FC" w:rsidRDefault="00C272FC" w14:paraId="04748133" w14:textId="77777777">
      <w:r w:rsidRPr="00C272FC">
        <w:t>Your response should:</w:t>
      </w:r>
    </w:p>
    <w:p w:rsidRPr="00C272FC" w:rsidR="00C272FC" w:rsidP="00C272FC" w:rsidRDefault="00C272FC" w14:paraId="048D43D8" w14:textId="77777777">
      <w:pPr>
        <w:numPr>
          <w:ilvl w:val="0"/>
          <w:numId w:val="6"/>
        </w:numPr>
      </w:pPr>
      <w:r w:rsidRPr="00C272FC">
        <w:t xml:space="preserve">Provide a </w:t>
      </w:r>
      <w:r w:rsidRPr="00C272FC">
        <w:rPr>
          <w:b/>
          <w:bCs/>
        </w:rPr>
        <w:t>risk assessment</w:t>
      </w:r>
      <w:r w:rsidRPr="00C272FC">
        <w:t xml:space="preserve"> (qualitative or CVSS-based)</w:t>
      </w:r>
    </w:p>
    <w:p w:rsidRPr="00C272FC" w:rsidR="00C272FC" w:rsidP="00C272FC" w:rsidRDefault="00C272FC" w14:paraId="3A705F6E" w14:textId="77777777">
      <w:pPr>
        <w:numPr>
          <w:ilvl w:val="0"/>
          <w:numId w:val="6"/>
        </w:numPr>
      </w:pPr>
      <w:r w:rsidRPr="00C272FC">
        <w:t>Consider:</w:t>
      </w:r>
    </w:p>
    <w:p w:rsidRPr="00C272FC" w:rsidR="00C272FC" w:rsidP="00C272FC" w:rsidRDefault="00C272FC" w14:paraId="0409CE04" w14:textId="77777777">
      <w:pPr>
        <w:numPr>
          <w:ilvl w:val="1"/>
          <w:numId w:val="6"/>
        </w:numPr>
      </w:pPr>
      <w:r w:rsidRPr="00C272FC">
        <w:t>Presence or absence of internal matches</w:t>
      </w:r>
    </w:p>
    <w:p w:rsidRPr="00C272FC" w:rsidR="00C272FC" w:rsidP="00C272FC" w:rsidRDefault="00C272FC" w14:paraId="073114C5" w14:textId="77777777">
      <w:pPr>
        <w:numPr>
          <w:ilvl w:val="1"/>
          <w:numId w:val="6"/>
        </w:numPr>
      </w:pPr>
      <w:r w:rsidRPr="00C272FC">
        <w:t>Asset criticality</w:t>
      </w:r>
    </w:p>
    <w:p w:rsidRPr="00C272FC" w:rsidR="00C272FC" w:rsidP="00C272FC" w:rsidRDefault="00C272FC" w14:paraId="00F68E94" w14:textId="77777777">
      <w:pPr>
        <w:numPr>
          <w:ilvl w:val="1"/>
          <w:numId w:val="6"/>
        </w:numPr>
      </w:pPr>
      <w:r w:rsidRPr="00C272FC">
        <w:lastRenderedPageBreak/>
        <w:t xml:space="preserve">Potential impact if malware </w:t>
      </w:r>
      <w:proofErr w:type="gramStart"/>
      <w:r w:rsidRPr="00C272FC">
        <w:t>executed</w:t>
      </w:r>
      <w:proofErr w:type="gramEnd"/>
    </w:p>
    <w:p w:rsidRPr="00C272FC" w:rsidR="00C272FC" w:rsidP="00C272FC" w:rsidRDefault="00C272FC" w14:paraId="0DC88269" w14:textId="77777777">
      <w:pPr>
        <w:numPr>
          <w:ilvl w:val="0"/>
          <w:numId w:val="6"/>
        </w:numPr>
      </w:pPr>
      <w:r w:rsidRPr="00C272FC">
        <w:t xml:space="preserve">Include a </w:t>
      </w:r>
      <w:r w:rsidRPr="00C272FC">
        <w:rPr>
          <w:b/>
          <w:bCs/>
        </w:rPr>
        <w:t>concise summary formatted for SOC leadership</w:t>
      </w:r>
    </w:p>
    <w:p w:rsidRPr="00C272FC" w:rsidR="00C272FC" w:rsidP="00C272FC" w:rsidRDefault="00C272FC" w14:paraId="603FA3ED" w14:textId="77777777">
      <w:pPr>
        <w:numPr>
          <w:ilvl w:val="0"/>
          <w:numId w:val="6"/>
        </w:numPr>
        <w:rPr/>
      </w:pPr>
      <w:r w:rsidR="56AB2FB5">
        <w:rPr/>
        <w:t>Maintain professional, audit-ready language</w:t>
      </w:r>
    </w:p>
    <w:p w:rsidRPr="00C272FC" w:rsidR="00C272FC" w:rsidP="00C272FC" w:rsidRDefault="00C272FC" w14:paraId="557DEA22" w14:textId="77777777">
      <w:r w:rsidRPr="00C272FC">
        <w:pict w14:anchorId="67775F8A">
          <v:rect id="_x0000_i1087" style="width:0;height:1.5pt" o:hr="t" o:hrstd="t" o:hralign="center" fillcolor="#a0a0a0" stroked="f"/>
        </w:pict>
      </w:r>
    </w:p>
    <w:p w:rsidR="7AADF091" w:rsidRDefault="7AADF091" w14:paraId="0846674B" w14:textId="5F11CFC5">
      <w:pPr>
        <w:rPr>
          <w:ins w:author="Neri-Doroteo, Bryan" w:date="2026-03-27T01:40:08.547Z" w16du:dateUtc="2026-03-27T01:40:08.547Z" w:id="1693333217"/>
        </w:rPr>
      </w:pPr>
    </w:p>
    <w:p w:rsidR="7AADF091" w:rsidRDefault="7AADF091" w14:paraId="22329054" w14:textId="73BE5190">
      <w:pPr>
        <w:rPr>
          <w:ins w:author="Neri-Doroteo, Bryan" w:date="2026-03-27T01:40:08.691Z" w16du:dateUtc="2026-03-27T01:40:08.691Z" w:id="1764032878"/>
        </w:rPr>
      </w:pPr>
    </w:p>
    <w:p w:rsidR="7AADF091" w:rsidRDefault="7AADF091" w14:paraId="3AEB0142" w14:textId="69AA8BA3">
      <w:pPr>
        <w:rPr>
          <w:ins w:author="Neri-Doroteo, Bryan" w:date="2026-03-27T01:40:08.899Z" w16du:dateUtc="2026-03-27T01:40:08.899Z" w:id="768386903"/>
        </w:rPr>
      </w:pPr>
    </w:p>
    <w:p w:rsidR="7AADF091" w:rsidRDefault="7AADF091" w14:paraId="6B42EBB5" w14:textId="6938D6AE">
      <w:pPr>
        <w:rPr>
          <w:ins w:author="Neri-Doroteo, Bryan" w:date="2026-03-27T01:44:32.084Z" w16du:dateUtc="2026-03-27T01:44:32.084Z" w:id="1156690316"/>
        </w:rPr>
      </w:pPr>
    </w:p>
    <w:p w:rsidR="7406B395" w:rsidRDefault="7406B395" w14:paraId="39D221BC" w14:textId="17E7A608">
      <w:pPr>
        <w:rPr>
          <w:del w:author="Neri-Doroteo, Bryan" w:date="2026-03-27T01:45:20.623Z" w16du:dateUtc="2026-03-27T01:45:20.623Z" w:id="91340000"/>
        </w:rPr>
      </w:pPr>
      <w:ins w:author="Neri-Doroteo, Bryan" w:date="2026-03-27T01:44:32.89Z" w16du:dateUtc="2026-03-27T01:44:32.89Z" w:id="1830708932">
        <w:r>
          <w:tab/>
        </w:r>
      </w:ins>
    </w:p>
    <w:p w:rsidR="7406B395" w:rsidP="5B683271" w:rsidRDefault="7406B395" w14:paraId="3F3CAA23" w14:textId="649BA116">
      <w:pPr>
        <w:jc w:val="center"/>
        <w:pPrChange w:author="Neri-Doroteo, Bryan" w:date="2026-03-27T01:44:54.658Z">
          <w:pPr/>
        </w:pPrChange>
      </w:pPr>
      <w:r w:rsidR="7E28D6A8">
        <w:rPr/>
        <w:t>Incident Triage Report</w:t>
      </w:r>
    </w:p>
    <w:p w:rsidR="7AADF091" w:rsidP="5B683271" w:rsidRDefault="7AADF091" w14:paraId="3B44A5B2" w14:textId="43165D40">
      <w:pPr>
        <w:jc w:val="left"/>
        <w:pPrChange w:author="Neri-Doroteo, Bryan" w:date="2026-03-27T01:45:30.332Z">
          <w:pPr>
            <w:jc w:val="center"/>
          </w:pPr>
        </w:pPrChange>
      </w:pPr>
    </w:p>
    <w:p w:rsidR="3E2658D9" w:rsidP="7AADF091" w:rsidRDefault="3E2658D9" w14:paraId="77B6EA6F" w14:textId="4FE1F6AF">
      <w:pPr>
        <w:jc w:val="left"/>
      </w:pPr>
      <w:r w:rsidR="29BBCBA0">
        <w:rPr/>
        <w:t xml:space="preserve">Threat Intel Summary </w:t>
      </w:r>
      <w:r w:rsidR="29BBCBA0">
        <w:rPr/>
        <w:t>&amp; Hash Context</w:t>
      </w:r>
    </w:p>
    <w:p w:rsidR="3F7B2F23" w:rsidP="5B683271" w:rsidRDefault="3F7B2F23" w14:paraId="2BBDCD6F" w14:textId="41EE62E3">
      <w:pPr>
        <w:pStyle w:val="ListParagraph"/>
        <w:numPr>
          <w:ilvl w:val="0"/>
          <w:numId w:val="8"/>
        </w:numPr>
        <w:jc w:val="left"/>
        <w:rPr>
          <w:sz w:val="24"/>
          <w:szCs w:val="24"/>
        </w:rPr>
        <w:pPrChange w:author="Neri-Doroteo, Bryan" w:date="2026-03-27T02:30:19.98Z">
          <w:pPr>
            <w:jc w:val="left"/>
          </w:pPr>
        </w:pPrChange>
      </w:pPr>
      <w:r w:rsidRPr="5B683271" w:rsidR="7C21392B">
        <w:rPr>
          <w:sz w:val="24"/>
          <w:szCs w:val="24"/>
        </w:rPr>
        <w:t>F</w:t>
      </w:r>
      <w:r w:rsidRPr="5B683271" w:rsidR="7C21392B">
        <w:rPr>
          <w:sz w:val="24"/>
          <w:szCs w:val="24"/>
        </w:rPr>
        <w:t>2e3f685256e5f31b05fc9f9ca470f527d7fdae28fa3190c8eba179473e20789</w:t>
      </w:r>
    </w:p>
    <w:p w:rsidR="510EFC64" w:rsidP="7AADF091" w:rsidRDefault="510EFC64" w14:paraId="6739396C" w14:textId="2E1EACD8">
      <w:pPr>
        <w:pStyle w:val="Normal"/>
        <w:jc w:val="left"/>
        <w:rPr>
          <w:sz w:val="24"/>
          <w:szCs w:val="24"/>
        </w:rPr>
      </w:pPr>
      <w:r w:rsidRPr="5B683271" w:rsidR="616812FD">
        <w:rPr>
          <w:sz w:val="24"/>
          <w:szCs w:val="24"/>
        </w:rPr>
        <w:t xml:space="preserve">This hash is a part of the </w:t>
      </w:r>
      <w:r w:rsidRPr="5B683271" w:rsidR="616812FD">
        <w:rPr>
          <w:sz w:val="24"/>
          <w:szCs w:val="24"/>
        </w:rPr>
        <w:t xml:space="preserve">Khonsari ransomware </w:t>
      </w:r>
      <w:r w:rsidRPr="5B683271" w:rsidR="616812FD">
        <w:rPr>
          <w:sz w:val="24"/>
          <w:szCs w:val="24"/>
        </w:rPr>
        <w:t xml:space="preserve">as it would be exploited by the </w:t>
      </w:r>
      <w:r w:rsidRPr="5B683271" w:rsidR="616812FD">
        <w:rPr>
          <w:sz w:val="24"/>
          <w:szCs w:val="24"/>
        </w:rPr>
        <w:t>cve</w:t>
      </w:r>
      <w:r w:rsidRPr="5B683271" w:rsidR="616812FD">
        <w:rPr>
          <w:sz w:val="24"/>
          <w:szCs w:val="24"/>
        </w:rPr>
        <w:t xml:space="preserve"> Log4shell on a windows server</w:t>
      </w:r>
      <w:r w:rsidRPr="5B683271" w:rsidR="616812FD">
        <w:rPr>
          <w:sz w:val="24"/>
          <w:szCs w:val="24"/>
        </w:rPr>
        <w:t>.</w:t>
      </w:r>
      <w:r w:rsidRPr="5B683271" w:rsidR="616812FD">
        <w:rPr>
          <w:sz w:val="24"/>
          <w:szCs w:val="24"/>
        </w:rPr>
        <w:t xml:space="preserve"> </w:t>
      </w:r>
      <w:r w:rsidRPr="5B683271" w:rsidR="03DCC2A5">
        <w:rPr>
          <w:sz w:val="24"/>
          <w:szCs w:val="24"/>
        </w:rPr>
        <w:t xml:space="preserve"> </w:t>
      </w:r>
      <w:r w:rsidRPr="5B683271" w:rsidR="03DCC2A5">
        <w:rPr>
          <w:sz w:val="24"/>
          <w:szCs w:val="24"/>
        </w:rPr>
        <w:t xml:space="preserve">This hash should be </w:t>
      </w:r>
      <w:r w:rsidRPr="5B683271" w:rsidR="542CCC4E">
        <w:rPr>
          <w:sz w:val="24"/>
          <w:szCs w:val="24"/>
        </w:rPr>
        <w:t>compared</w:t>
      </w:r>
      <w:r w:rsidRPr="5B683271" w:rsidR="03DCC2A5">
        <w:rPr>
          <w:sz w:val="24"/>
          <w:szCs w:val="24"/>
        </w:rPr>
        <w:t xml:space="preserve"> </w:t>
      </w:r>
      <w:r w:rsidRPr="5B683271" w:rsidR="3DB468EA">
        <w:rPr>
          <w:sz w:val="24"/>
          <w:szCs w:val="24"/>
        </w:rPr>
        <w:t>every day</w:t>
      </w:r>
      <w:r w:rsidRPr="5B683271" w:rsidR="03DCC2A5">
        <w:rPr>
          <w:sz w:val="24"/>
          <w:szCs w:val="24"/>
        </w:rPr>
        <w:t xml:space="preserve"> for any signs of ransomware compr</w:t>
      </w:r>
      <w:r w:rsidRPr="5B683271" w:rsidR="1D3EED21">
        <w:rPr>
          <w:sz w:val="24"/>
          <w:szCs w:val="24"/>
        </w:rPr>
        <w:t>omise</w:t>
      </w:r>
      <w:r w:rsidRPr="5B683271" w:rsidR="443BC55E">
        <w:rPr>
          <w:sz w:val="24"/>
          <w:szCs w:val="24"/>
        </w:rPr>
        <w:t>.</w:t>
      </w:r>
      <w:r w:rsidRPr="5B683271" w:rsidR="2C25290F">
        <w:rPr>
          <w:sz w:val="24"/>
          <w:szCs w:val="24"/>
        </w:rPr>
        <w:t xml:space="preserve"> </w:t>
      </w:r>
      <w:r w:rsidRPr="5B683271" w:rsidR="2C25290F">
        <w:rPr>
          <w:sz w:val="24"/>
          <w:szCs w:val="24"/>
        </w:rPr>
        <w:t>A</w:t>
      </w:r>
      <w:r w:rsidRPr="5B683271" w:rsidR="2C25290F">
        <w:rPr>
          <w:sz w:val="24"/>
          <w:szCs w:val="24"/>
        </w:rPr>
        <w:t xml:space="preserve"> scope search of </w:t>
      </w:r>
      <w:r w:rsidRPr="5B683271" w:rsidR="1EFFCE8F">
        <w:rPr>
          <w:sz w:val="24"/>
          <w:szCs w:val="24"/>
        </w:rPr>
        <w:t>30</w:t>
      </w:r>
      <w:r w:rsidRPr="5B683271" w:rsidR="2C25290F">
        <w:rPr>
          <w:sz w:val="24"/>
          <w:szCs w:val="24"/>
        </w:rPr>
        <w:t xml:space="preserve"> days would be enough to find this file hash and compare </w:t>
      </w:r>
      <w:r w:rsidRPr="5B683271" w:rsidR="2C25290F">
        <w:rPr>
          <w:sz w:val="24"/>
          <w:szCs w:val="24"/>
        </w:rPr>
        <w:t>it to</w:t>
      </w:r>
      <w:r w:rsidRPr="5B683271" w:rsidR="2C25290F">
        <w:rPr>
          <w:sz w:val="24"/>
          <w:szCs w:val="24"/>
        </w:rPr>
        <w:t xml:space="preserve"> every other system hash.</w:t>
      </w:r>
    </w:p>
    <w:p w:rsidR="7AADF091" w:rsidP="7AADF091" w:rsidRDefault="7AADF091" w14:paraId="747F95BA" w14:textId="31975B0C">
      <w:pPr>
        <w:pStyle w:val="Normal"/>
        <w:jc w:val="left"/>
        <w:rPr>
          <w:sz w:val="24"/>
          <w:szCs w:val="24"/>
        </w:rPr>
      </w:pPr>
    </w:p>
    <w:p w:rsidR="3F7B2F23" w:rsidP="5B683271" w:rsidRDefault="3F7B2F23" w14:paraId="6CADBC1A" w14:textId="371D1BFC">
      <w:pPr>
        <w:pStyle w:val="ListParagraph"/>
        <w:numPr>
          <w:ilvl w:val="0"/>
          <w:numId w:val="8"/>
        </w:numPr>
        <w:jc w:val="left"/>
        <w:rPr>
          <w:sz w:val="24"/>
          <w:szCs w:val="24"/>
        </w:rPr>
        <w:pPrChange w:author="Neri-Doroteo, Bryan" w:date="2026-03-27T02:31:20.397Z">
          <w:pPr>
            <w:pStyle w:val="Normal"/>
            <w:jc w:val="left"/>
          </w:pPr>
        </w:pPrChange>
      </w:pPr>
      <w:r w:rsidRPr="5B683271" w:rsidR="7C21392B">
        <w:rPr>
          <w:sz w:val="24"/>
          <w:szCs w:val="24"/>
        </w:rPr>
        <w:t>8fba0d57696ccf672ddcea4ba4d0e885</w:t>
      </w:r>
    </w:p>
    <w:p w:rsidR="5ACAAFC3" w:rsidP="7AADF091" w:rsidRDefault="5ACAAFC3" w14:paraId="6D037ED9" w14:textId="4D4069EE">
      <w:pPr>
        <w:pStyle w:val="Normal"/>
        <w:jc w:val="left"/>
        <w:rPr>
          <w:sz w:val="24"/>
          <w:szCs w:val="24"/>
        </w:rPr>
      </w:pPr>
      <w:r w:rsidRPr="5B683271" w:rsidR="2A06F06E">
        <w:rPr>
          <w:sz w:val="24"/>
          <w:szCs w:val="24"/>
        </w:rPr>
        <w:t xml:space="preserve">Hive ransomware </w:t>
      </w:r>
      <w:r w:rsidRPr="5B683271" w:rsidR="0F987732">
        <w:rPr>
          <w:sz w:val="24"/>
          <w:szCs w:val="24"/>
        </w:rPr>
        <w:t>is</w:t>
      </w:r>
      <w:r w:rsidRPr="5B683271" w:rsidR="188FAE59">
        <w:rPr>
          <w:sz w:val="24"/>
          <w:szCs w:val="24"/>
        </w:rPr>
        <w:t xml:space="preserve"> a Ransomware-as-a-Service</w:t>
      </w:r>
      <w:r w:rsidRPr="5B683271" w:rsidR="5A31540B">
        <w:rPr>
          <w:sz w:val="24"/>
          <w:szCs w:val="24"/>
        </w:rPr>
        <w:t xml:space="preserve"> operation that </w:t>
      </w:r>
      <w:r w:rsidRPr="5B683271" w:rsidR="16906269">
        <w:rPr>
          <w:sz w:val="24"/>
          <w:szCs w:val="24"/>
        </w:rPr>
        <w:t>targets</w:t>
      </w:r>
      <w:r w:rsidRPr="5B683271" w:rsidR="5A31540B">
        <w:rPr>
          <w:sz w:val="24"/>
          <w:szCs w:val="24"/>
        </w:rPr>
        <w:t xml:space="preserve"> critical infrastructure, education and many more. If </w:t>
      </w:r>
      <w:r w:rsidRPr="5B683271" w:rsidR="41884815">
        <w:rPr>
          <w:sz w:val="24"/>
          <w:szCs w:val="24"/>
        </w:rPr>
        <w:t>an</w:t>
      </w:r>
      <w:r w:rsidRPr="5B683271" w:rsidR="5A31540B">
        <w:rPr>
          <w:sz w:val="24"/>
          <w:szCs w:val="24"/>
        </w:rPr>
        <w:t xml:space="preserve"> alert is </w:t>
      </w:r>
      <w:r w:rsidRPr="5B683271" w:rsidR="5A31540B">
        <w:rPr>
          <w:sz w:val="24"/>
          <w:szCs w:val="24"/>
        </w:rPr>
        <w:t>fire of</w:t>
      </w:r>
      <w:r w:rsidRPr="5B683271" w:rsidR="4D226C4D">
        <w:rPr>
          <w:sz w:val="24"/>
          <w:szCs w:val="24"/>
        </w:rPr>
        <w:t xml:space="preserve"> this hash checksum it would be </w:t>
      </w:r>
      <w:r w:rsidRPr="5B683271" w:rsidR="7C9FDA0B">
        <w:rPr>
          <w:sz w:val="24"/>
          <w:szCs w:val="24"/>
        </w:rPr>
        <w:t>an indicator</w:t>
      </w:r>
      <w:r w:rsidRPr="5B683271" w:rsidR="38B10934">
        <w:rPr>
          <w:sz w:val="24"/>
          <w:szCs w:val="24"/>
        </w:rPr>
        <w:t xml:space="preserve"> of ransomware in which would encrypt </w:t>
      </w:r>
      <w:r w:rsidRPr="5B683271" w:rsidR="76453DB4">
        <w:rPr>
          <w:sz w:val="24"/>
          <w:szCs w:val="24"/>
        </w:rPr>
        <w:t>all</w:t>
      </w:r>
      <w:r w:rsidRPr="5B683271" w:rsidR="38B10934">
        <w:rPr>
          <w:sz w:val="24"/>
          <w:szCs w:val="24"/>
        </w:rPr>
        <w:t xml:space="preserve"> our company </w:t>
      </w:r>
      <w:r w:rsidRPr="5B683271" w:rsidR="38B10934">
        <w:rPr>
          <w:sz w:val="24"/>
          <w:szCs w:val="24"/>
        </w:rPr>
        <w:t>private information</w:t>
      </w:r>
      <w:r w:rsidRPr="5B683271" w:rsidR="38B10934">
        <w:rPr>
          <w:sz w:val="24"/>
          <w:szCs w:val="24"/>
        </w:rPr>
        <w:t xml:space="preserve"> that </w:t>
      </w:r>
      <w:r w:rsidRPr="5B683271" w:rsidR="38B10934">
        <w:rPr>
          <w:sz w:val="24"/>
          <w:szCs w:val="24"/>
        </w:rPr>
        <w:t xml:space="preserve">could be leaked on </w:t>
      </w:r>
      <w:r w:rsidRPr="5B683271" w:rsidR="38B10934">
        <w:rPr>
          <w:sz w:val="24"/>
          <w:szCs w:val="24"/>
        </w:rPr>
        <w:t>Hiveleak</w:t>
      </w:r>
      <w:r w:rsidRPr="5B683271" w:rsidR="38B10934">
        <w:rPr>
          <w:sz w:val="24"/>
          <w:szCs w:val="24"/>
        </w:rPr>
        <w:t xml:space="preserve"> website. This would take a </w:t>
      </w:r>
      <w:r w:rsidRPr="5B683271" w:rsidR="4928DE58">
        <w:rPr>
          <w:sz w:val="24"/>
          <w:szCs w:val="24"/>
        </w:rPr>
        <w:t xml:space="preserve">scope of </w:t>
      </w:r>
      <w:r w:rsidRPr="5B683271" w:rsidR="445DE24C">
        <w:rPr>
          <w:sz w:val="24"/>
          <w:szCs w:val="24"/>
        </w:rPr>
        <w:t>30</w:t>
      </w:r>
      <w:r w:rsidRPr="5B683271" w:rsidR="4928DE58">
        <w:rPr>
          <w:sz w:val="24"/>
          <w:szCs w:val="24"/>
        </w:rPr>
        <w:t xml:space="preserve"> days to search all throughout different systems.</w:t>
      </w:r>
    </w:p>
    <w:p w:rsidR="7AADF091" w:rsidP="7AADF091" w:rsidRDefault="7AADF091" w14:paraId="048E0B37" w14:textId="15B8658D">
      <w:pPr>
        <w:pStyle w:val="Normal"/>
        <w:jc w:val="left"/>
        <w:rPr>
          <w:sz w:val="24"/>
          <w:szCs w:val="24"/>
        </w:rPr>
      </w:pPr>
    </w:p>
    <w:p w:rsidR="7AADF091" w:rsidP="7AADF091" w:rsidRDefault="7AADF091" w14:paraId="043B3222" w14:textId="01598547">
      <w:pPr>
        <w:pStyle w:val="Normal"/>
        <w:jc w:val="left"/>
        <w:rPr>
          <w:sz w:val="24"/>
          <w:szCs w:val="24"/>
        </w:rPr>
      </w:pPr>
    </w:p>
    <w:p w:rsidR="3F7B2F23" w:rsidP="5B683271" w:rsidRDefault="3F7B2F23" w14:paraId="51E68E1B" w14:textId="46889C91">
      <w:pPr>
        <w:pStyle w:val="ListParagraph"/>
        <w:numPr>
          <w:ilvl w:val="0"/>
          <w:numId w:val="8"/>
        </w:numPr>
        <w:jc w:val="left"/>
        <w:rPr>
          <w:sz w:val="24"/>
          <w:szCs w:val="24"/>
        </w:rPr>
        <w:pPrChange w:author="Neri-Doroteo, Bryan" w:date="2026-03-27T02:31:52.897Z">
          <w:pPr>
            <w:pStyle w:val="Normal"/>
            <w:jc w:val="left"/>
          </w:pPr>
        </w:pPrChange>
      </w:pPr>
      <w:r w:rsidRPr="5B683271" w:rsidR="7C21392B">
        <w:rPr>
          <w:sz w:val="24"/>
          <w:szCs w:val="24"/>
        </w:rPr>
        <w:t>E3544F1A9707EC1CE083AFE0AE64F2EDE38A7D53FC6F98AAB917CA049BC63E69</w:t>
      </w:r>
    </w:p>
    <w:p w:rsidR="4D0F05E6" w:rsidP="7AADF091" w:rsidRDefault="4D0F05E6" w14:paraId="6EED561F" w14:textId="1A632361">
      <w:pPr>
        <w:pStyle w:val="Normal"/>
        <w:jc w:val="left"/>
        <w:rPr>
          <w:sz w:val="24"/>
          <w:szCs w:val="24"/>
        </w:rPr>
      </w:pPr>
      <w:r w:rsidRPr="5B683271" w:rsidR="36EA71DC">
        <w:rPr>
          <w:sz w:val="24"/>
          <w:szCs w:val="24"/>
        </w:rPr>
        <w:t>Redline</w:t>
      </w:r>
      <w:r w:rsidRPr="5B683271" w:rsidR="344D2E74">
        <w:rPr>
          <w:sz w:val="24"/>
          <w:szCs w:val="24"/>
        </w:rPr>
        <w:t xml:space="preserve"> </w:t>
      </w:r>
      <w:r w:rsidRPr="5B683271" w:rsidR="344D2E74">
        <w:rPr>
          <w:sz w:val="24"/>
          <w:szCs w:val="24"/>
        </w:rPr>
        <w:t>info-stealer is a malware that would target windows systems to harvest sensitive data</w:t>
      </w:r>
      <w:r w:rsidRPr="5B683271" w:rsidR="344D2E74">
        <w:rPr>
          <w:sz w:val="24"/>
          <w:szCs w:val="24"/>
        </w:rPr>
        <w:t xml:space="preserve">. </w:t>
      </w:r>
      <w:r w:rsidRPr="5B683271" w:rsidR="783BE348">
        <w:rPr>
          <w:sz w:val="24"/>
          <w:szCs w:val="24"/>
        </w:rPr>
        <w:t xml:space="preserve"> </w:t>
      </w:r>
      <w:r w:rsidRPr="5B683271" w:rsidR="783BE348">
        <w:rPr>
          <w:sz w:val="24"/>
          <w:szCs w:val="24"/>
        </w:rPr>
        <w:t xml:space="preserve">As data being stolen from our customers should be our number 1 </w:t>
      </w:r>
      <w:r w:rsidRPr="5B683271" w:rsidR="783BE348">
        <w:rPr>
          <w:sz w:val="24"/>
          <w:szCs w:val="24"/>
        </w:rPr>
        <w:t>priority</w:t>
      </w:r>
      <w:r w:rsidRPr="5B683271" w:rsidR="4D35D81E">
        <w:rPr>
          <w:sz w:val="24"/>
          <w:szCs w:val="24"/>
        </w:rPr>
        <w:t xml:space="preserve"> and even a higher priority if our company </w:t>
      </w:r>
      <w:r w:rsidRPr="5B683271" w:rsidR="75360A4A">
        <w:rPr>
          <w:sz w:val="24"/>
          <w:szCs w:val="24"/>
        </w:rPr>
        <w:t>is inside</w:t>
      </w:r>
      <w:r w:rsidRPr="5B683271" w:rsidR="4CEC951A">
        <w:rPr>
          <w:sz w:val="24"/>
          <w:szCs w:val="24"/>
        </w:rPr>
        <w:t>,</w:t>
      </w:r>
      <w:r w:rsidRPr="5B683271" w:rsidR="4D35D81E">
        <w:rPr>
          <w:sz w:val="24"/>
          <w:szCs w:val="24"/>
        </w:rPr>
        <w:t xml:space="preserve"> data is also </w:t>
      </w:r>
      <w:r w:rsidRPr="5B683271" w:rsidR="4D35D81E">
        <w:rPr>
          <w:sz w:val="24"/>
          <w:szCs w:val="24"/>
        </w:rPr>
        <w:t xml:space="preserve">being stolen. </w:t>
      </w:r>
      <w:r w:rsidRPr="5B683271" w:rsidR="18277B16">
        <w:rPr>
          <w:sz w:val="24"/>
          <w:szCs w:val="24"/>
        </w:rPr>
        <w:t>A</w:t>
      </w:r>
      <w:r w:rsidRPr="5B683271" w:rsidR="4D35D81E">
        <w:rPr>
          <w:sz w:val="24"/>
          <w:szCs w:val="24"/>
        </w:rPr>
        <w:t xml:space="preserve"> scope of search would be </w:t>
      </w:r>
      <w:r w:rsidRPr="5B683271" w:rsidR="4D35D81E">
        <w:rPr>
          <w:sz w:val="24"/>
          <w:szCs w:val="24"/>
        </w:rPr>
        <w:t>30 days</w:t>
      </w:r>
      <w:r w:rsidRPr="5B683271" w:rsidR="4D35D81E">
        <w:rPr>
          <w:sz w:val="24"/>
          <w:szCs w:val="24"/>
        </w:rPr>
        <w:t xml:space="preserve"> as this malware </w:t>
      </w:r>
      <w:r w:rsidRPr="5B683271" w:rsidR="0FD73D3F">
        <w:rPr>
          <w:sz w:val="24"/>
          <w:szCs w:val="24"/>
        </w:rPr>
        <w:t>could be in most systems.</w:t>
      </w:r>
    </w:p>
    <w:p w:rsidR="7AADF091" w:rsidP="7AADF091" w:rsidRDefault="7AADF091" w14:paraId="355A3A3C" w14:textId="45E8B513">
      <w:pPr>
        <w:pStyle w:val="Normal"/>
        <w:jc w:val="left"/>
        <w:rPr>
          <w:sz w:val="24"/>
          <w:szCs w:val="24"/>
        </w:rPr>
      </w:pPr>
    </w:p>
    <w:p w:rsidR="7AADF091" w:rsidP="7AADF091" w:rsidRDefault="7AADF091" w14:paraId="5FD01699" w14:textId="065CEBF4">
      <w:pPr>
        <w:pStyle w:val="Normal"/>
        <w:jc w:val="left"/>
        <w:rPr>
          <w:sz w:val="24"/>
          <w:szCs w:val="24"/>
        </w:rPr>
      </w:pPr>
    </w:p>
    <w:p w:rsidR="3952FBB9" w:rsidP="5B683271" w:rsidRDefault="3952FBB9" w14:paraId="11BB031D" w14:textId="2366ECA5">
      <w:pPr>
        <w:pStyle w:val="ListParagraph"/>
        <w:numPr>
          <w:ilvl w:val="0"/>
          <w:numId w:val="8"/>
        </w:numPr>
        <w:jc w:val="left"/>
        <w:rPr>
          <w:noProof w:val="0"/>
          <w:lang w:val="en-US"/>
        </w:rPr>
        <w:pPrChange w:author="Neri-Doroteo, Bryan" w:date="2026-03-27T03:50:17.613Z">
          <w:pPr/>
        </w:pPrChange>
      </w:pPr>
      <w:r w:rsidRPr="5B683271" w:rsidR="458EDC91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464649"/>
          <w:sz w:val="24"/>
          <w:szCs w:val="24"/>
          <w:lang w:val="en-US"/>
        </w:rPr>
        <w:t>847fb7609f53ed334d5affbb07256c21cb5e6f68b1cc14004f5502d714d2a456</w:t>
      </w:r>
    </w:p>
    <w:p w:rsidR="7AADF091" w:rsidP="7AADF091" w:rsidRDefault="7AADF091" w14:paraId="13B9E50A" w14:textId="591802E8">
      <w:pPr>
        <w:pStyle w:val="Normal"/>
        <w:ind w:left="0"/>
        <w:jc w:val="left"/>
        <w:rPr>
          <w:sz w:val="24"/>
          <w:szCs w:val="24"/>
        </w:rPr>
      </w:pPr>
    </w:p>
    <w:p w:rsidR="4A72F66C" w:rsidP="5B683271" w:rsidRDefault="4A72F66C" w14:paraId="7F96D3D6" w14:textId="6E89CE1A">
      <w:pPr>
        <w:pStyle w:val="ListParagraph"/>
        <w:ind w:left="720"/>
        <w:jc w:val="left"/>
        <w:rPr>
          <w:sz w:val="24"/>
          <w:szCs w:val="24"/>
        </w:rPr>
        <w:pPrChange w:author="Neri-Doroteo, Bryan" w:date="2026-03-27T03:50:21.787Z">
          <w:pPr>
            <w:pStyle w:val="Normal"/>
            <w:jc w:val="left"/>
          </w:pPr>
        </w:pPrChange>
      </w:pPr>
      <w:r w:rsidRPr="5B683271" w:rsidR="4692CB32">
        <w:rPr>
          <w:sz w:val="24"/>
          <w:szCs w:val="24"/>
        </w:rPr>
        <w:t xml:space="preserve">Blackcat ransomware </w:t>
      </w:r>
      <w:r w:rsidRPr="5B683271" w:rsidR="4B9B1B3E">
        <w:rPr>
          <w:sz w:val="24"/>
          <w:szCs w:val="24"/>
        </w:rPr>
        <w:t xml:space="preserve">that uses triple extortion tactics which would </w:t>
      </w:r>
      <w:r w:rsidRPr="5B683271" w:rsidR="4B9B1B3E">
        <w:rPr>
          <w:sz w:val="24"/>
          <w:szCs w:val="24"/>
        </w:rPr>
        <w:t>threat</w:t>
      </w:r>
      <w:r w:rsidRPr="5B683271" w:rsidR="4B9B1B3E">
        <w:rPr>
          <w:sz w:val="24"/>
          <w:szCs w:val="24"/>
        </w:rPr>
        <w:t xml:space="preserve"> victims </w:t>
      </w:r>
      <w:r w:rsidRPr="5B683271" w:rsidR="6610B7B2">
        <w:rPr>
          <w:sz w:val="24"/>
          <w:szCs w:val="24"/>
        </w:rPr>
        <w:t>with data leaks, distributed denial-of-service attacks</w:t>
      </w:r>
      <w:r w:rsidRPr="5B683271" w:rsidR="6610B7B2">
        <w:rPr>
          <w:sz w:val="24"/>
          <w:szCs w:val="24"/>
        </w:rPr>
        <w:t xml:space="preserve">. </w:t>
      </w:r>
      <w:r w:rsidRPr="5B683271" w:rsidR="5785228B">
        <w:rPr>
          <w:sz w:val="24"/>
          <w:szCs w:val="24"/>
        </w:rPr>
        <w:t xml:space="preserve"> </w:t>
      </w:r>
      <w:r w:rsidRPr="5B683271" w:rsidR="6A0C6733">
        <w:rPr>
          <w:sz w:val="24"/>
          <w:szCs w:val="24"/>
        </w:rPr>
        <w:t>This</w:t>
      </w:r>
      <w:r w:rsidRPr="5B683271" w:rsidR="5785228B">
        <w:rPr>
          <w:sz w:val="24"/>
          <w:szCs w:val="24"/>
        </w:rPr>
        <w:t xml:space="preserve"> could be </w:t>
      </w:r>
      <w:r w:rsidRPr="5B683271" w:rsidR="1AAB66F5">
        <w:rPr>
          <w:sz w:val="24"/>
          <w:szCs w:val="24"/>
        </w:rPr>
        <w:t>used</w:t>
      </w:r>
      <w:r w:rsidRPr="5B683271" w:rsidR="5785228B">
        <w:rPr>
          <w:sz w:val="24"/>
          <w:szCs w:val="24"/>
        </w:rPr>
        <w:t xml:space="preserve"> </w:t>
      </w:r>
      <w:r w:rsidRPr="5B683271" w:rsidR="17C13A44">
        <w:rPr>
          <w:sz w:val="24"/>
          <w:szCs w:val="24"/>
        </w:rPr>
        <w:t>against</w:t>
      </w:r>
      <w:r w:rsidRPr="5B683271" w:rsidR="5785228B">
        <w:rPr>
          <w:sz w:val="24"/>
          <w:szCs w:val="24"/>
        </w:rPr>
        <w:t xml:space="preserve"> both windows and </w:t>
      </w:r>
      <w:r w:rsidRPr="5B683271" w:rsidR="6C104B34">
        <w:rPr>
          <w:sz w:val="24"/>
          <w:szCs w:val="24"/>
        </w:rPr>
        <w:t>Linux</w:t>
      </w:r>
      <w:r w:rsidRPr="5B683271" w:rsidR="5785228B">
        <w:rPr>
          <w:sz w:val="24"/>
          <w:szCs w:val="24"/>
        </w:rPr>
        <w:t xml:space="preserve"> systems which could lead to </w:t>
      </w:r>
      <w:r w:rsidRPr="5B683271" w:rsidR="5B3B1416">
        <w:rPr>
          <w:sz w:val="24"/>
          <w:szCs w:val="24"/>
        </w:rPr>
        <w:t>a</w:t>
      </w:r>
      <w:r w:rsidRPr="5B683271" w:rsidR="5785228B">
        <w:rPr>
          <w:sz w:val="24"/>
          <w:szCs w:val="24"/>
        </w:rPr>
        <w:t xml:space="preserve"> higher attack surface which could take do</w:t>
      </w:r>
      <w:r w:rsidRPr="5B683271" w:rsidR="5785228B">
        <w:rPr>
          <w:sz w:val="24"/>
          <w:szCs w:val="24"/>
        </w:rPr>
        <w:t xml:space="preserve">wn most of our systems and </w:t>
      </w:r>
      <w:r w:rsidRPr="5B683271" w:rsidR="4C67674C">
        <w:rPr>
          <w:sz w:val="24"/>
          <w:szCs w:val="24"/>
        </w:rPr>
        <w:t>create</w:t>
      </w:r>
      <w:r w:rsidRPr="5B683271" w:rsidR="5785228B">
        <w:rPr>
          <w:sz w:val="24"/>
          <w:szCs w:val="24"/>
        </w:rPr>
        <w:t xml:space="preserve"> a </w:t>
      </w:r>
      <w:r w:rsidRPr="5B683271" w:rsidR="5785228B">
        <w:rPr>
          <w:sz w:val="24"/>
          <w:szCs w:val="24"/>
        </w:rPr>
        <w:t>to</w:t>
      </w:r>
      <w:r w:rsidRPr="5B683271" w:rsidR="5785228B">
        <w:rPr>
          <w:sz w:val="24"/>
          <w:szCs w:val="24"/>
        </w:rPr>
        <w:t xml:space="preserve"> of SOC alert</w:t>
      </w:r>
      <w:r w:rsidRPr="5B683271" w:rsidR="6E1FEB9F">
        <w:rPr>
          <w:sz w:val="24"/>
          <w:szCs w:val="24"/>
        </w:rPr>
        <w:t xml:space="preserve">s. </w:t>
      </w:r>
      <w:r w:rsidRPr="5B683271" w:rsidR="191A0872">
        <w:rPr>
          <w:sz w:val="24"/>
          <w:szCs w:val="24"/>
        </w:rPr>
        <w:t xml:space="preserve">A </w:t>
      </w:r>
      <w:r w:rsidRPr="5B683271" w:rsidR="5CBA5657">
        <w:rPr>
          <w:sz w:val="24"/>
          <w:szCs w:val="24"/>
        </w:rPr>
        <w:t>3</w:t>
      </w:r>
      <w:r w:rsidRPr="5B683271" w:rsidR="191A0872">
        <w:rPr>
          <w:sz w:val="24"/>
          <w:szCs w:val="24"/>
        </w:rPr>
        <w:t>0</w:t>
      </w:r>
      <w:r w:rsidRPr="5B683271" w:rsidR="6E1FEB9F">
        <w:rPr>
          <w:sz w:val="24"/>
          <w:szCs w:val="24"/>
        </w:rPr>
        <w:t xml:space="preserve">-day </w:t>
      </w:r>
      <w:r w:rsidRPr="5B683271" w:rsidR="4E92F2EB">
        <w:rPr>
          <w:sz w:val="24"/>
          <w:szCs w:val="24"/>
        </w:rPr>
        <w:t>scope would</w:t>
      </w:r>
      <w:r w:rsidRPr="5B683271" w:rsidR="4E92F2EB">
        <w:rPr>
          <w:sz w:val="24"/>
          <w:szCs w:val="24"/>
        </w:rPr>
        <w:t xml:space="preserve"> be needed to </w:t>
      </w:r>
      <w:r w:rsidRPr="5B683271" w:rsidR="3530EE2A">
        <w:rPr>
          <w:sz w:val="24"/>
          <w:szCs w:val="24"/>
        </w:rPr>
        <w:t xml:space="preserve">search all through </w:t>
      </w:r>
      <w:r w:rsidRPr="5B683271" w:rsidR="35A58453">
        <w:rPr>
          <w:sz w:val="24"/>
          <w:szCs w:val="24"/>
        </w:rPr>
        <w:t>different</w:t>
      </w:r>
      <w:r w:rsidRPr="5B683271" w:rsidR="3530EE2A">
        <w:rPr>
          <w:sz w:val="24"/>
          <w:szCs w:val="24"/>
        </w:rPr>
        <w:t xml:space="preserve"> kinds</w:t>
      </w:r>
      <w:r w:rsidRPr="5B683271" w:rsidR="3530EE2A">
        <w:rPr>
          <w:sz w:val="24"/>
          <w:szCs w:val="24"/>
        </w:rPr>
        <w:t xml:space="preserve"> of systems.</w:t>
      </w:r>
    </w:p>
    <w:p w:rsidR="7AADF091" w:rsidP="7AADF091" w:rsidRDefault="7AADF091" w14:paraId="56E2A5DB" w14:textId="5EEF0CE2">
      <w:pPr>
        <w:pStyle w:val="Normal"/>
        <w:jc w:val="left"/>
        <w:rPr>
          <w:sz w:val="24"/>
          <w:szCs w:val="24"/>
        </w:rPr>
      </w:pPr>
    </w:p>
    <w:p w:rsidR="7AADF091" w:rsidP="7AADF091" w:rsidRDefault="7AADF091" w14:paraId="36B5EB44" w14:textId="360A4F94">
      <w:pPr>
        <w:pStyle w:val="Normal"/>
        <w:jc w:val="left"/>
        <w:rPr>
          <w:sz w:val="24"/>
          <w:szCs w:val="24"/>
        </w:rPr>
      </w:pPr>
    </w:p>
    <w:p w:rsidR="28245C36" w:rsidP="5B683271" w:rsidRDefault="28245C36" w14:paraId="3A818146" w14:textId="2B178D6C">
      <w:pPr>
        <w:pStyle w:val="ListParagraph"/>
        <w:numPr>
          <w:ilvl w:val="0"/>
          <w:numId w:val="8"/>
        </w:numPr>
        <w:jc w:val="left"/>
        <w:rPr>
          <w:sz w:val="24"/>
          <w:szCs w:val="24"/>
          <w:lang w:val="fr-FR"/>
        </w:rPr>
        <w:pPrChange w:author="Neri-Doroteo, Bryan" w:date="2026-03-27T02:32:10.952Z">
          <w:pPr>
            <w:pStyle w:val="Normal"/>
            <w:jc w:val="left"/>
          </w:pPr>
        </w:pPrChange>
      </w:pPr>
      <w:r w:rsidRPr="5B683271" w:rsidR="3530EE2A">
        <w:rPr>
          <w:sz w:val="24"/>
          <w:szCs w:val="24"/>
          <w:lang w:val="fr-FR"/>
        </w:rPr>
        <w:t>B</w:t>
      </w:r>
      <w:r w:rsidRPr="5B683271" w:rsidR="7C21392B">
        <w:rPr>
          <w:sz w:val="24"/>
          <w:szCs w:val="24"/>
          <w:lang w:val="fr-FR"/>
        </w:rPr>
        <w:t>d</w:t>
      </w:r>
      <w:r w:rsidRPr="5B683271" w:rsidR="7C21392B">
        <w:rPr>
          <w:sz w:val="24"/>
          <w:szCs w:val="24"/>
          <w:lang w:val="fr-FR"/>
        </w:rPr>
        <w:t>88d415032eb24091c352fc0732b31116f44a78d9333037bd7608289608d3cd</w:t>
      </w:r>
    </w:p>
    <w:p w:rsidR="0E3E2023" w:rsidP="7AADF091" w:rsidRDefault="0E3E2023" w14:paraId="053EFE49" w14:textId="69094E6B">
      <w:pPr>
        <w:pStyle w:val="Normal"/>
        <w:jc w:val="left"/>
        <w:rPr>
          <w:sz w:val="24"/>
          <w:szCs w:val="24"/>
          <w:lang w:val="en-US"/>
        </w:rPr>
      </w:pPr>
      <w:r w:rsidRPr="5B683271" w:rsidR="136A7486">
        <w:rPr>
          <w:sz w:val="24"/>
          <w:szCs w:val="24"/>
          <w:lang w:val="en-US"/>
        </w:rPr>
        <w:t>AvosLocker</w:t>
      </w:r>
      <w:r w:rsidRPr="5B683271" w:rsidR="136A7486">
        <w:rPr>
          <w:sz w:val="24"/>
          <w:szCs w:val="24"/>
          <w:lang w:val="en-US"/>
        </w:rPr>
        <w:t xml:space="preserve"> ransomware </w:t>
      </w:r>
      <w:r w:rsidRPr="5B683271" w:rsidR="0AA1DC54">
        <w:rPr>
          <w:sz w:val="24"/>
          <w:szCs w:val="24"/>
          <w:lang w:val="en-US"/>
        </w:rPr>
        <w:t>targets critical infrastructure in which this deploys a double extortion strategy.</w:t>
      </w:r>
      <w:r w:rsidRPr="5B683271" w:rsidR="38D27785">
        <w:rPr>
          <w:sz w:val="24"/>
          <w:szCs w:val="24"/>
          <w:lang w:val="en-US"/>
        </w:rPr>
        <w:t xml:space="preserve"> </w:t>
      </w:r>
      <w:r w:rsidRPr="5B683271" w:rsidR="53F149D4">
        <w:rPr>
          <w:sz w:val="24"/>
          <w:szCs w:val="24"/>
          <w:lang w:val="en-US"/>
        </w:rPr>
        <w:t>This ransomware would reboot systems into safe mode to disable security software in which could create alerts</w:t>
      </w:r>
      <w:r w:rsidRPr="5B683271" w:rsidR="53F149D4">
        <w:rPr>
          <w:sz w:val="24"/>
          <w:szCs w:val="24"/>
          <w:lang w:val="en-US"/>
        </w:rPr>
        <w:t xml:space="preserve"> for SOC teams that would need to get rid of the ran</w:t>
      </w:r>
      <w:r w:rsidRPr="5B683271" w:rsidR="0D0E6E97">
        <w:rPr>
          <w:sz w:val="24"/>
          <w:szCs w:val="24"/>
          <w:lang w:val="en-US"/>
        </w:rPr>
        <w:t xml:space="preserve">somware. </w:t>
      </w:r>
      <w:r w:rsidRPr="5B683271" w:rsidR="5A536618">
        <w:rPr>
          <w:sz w:val="24"/>
          <w:szCs w:val="24"/>
          <w:lang w:val="en-US"/>
        </w:rPr>
        <w:t>A</w:t>
      </w:r>
      <w:r w:rsidRPr="5B683271" w:rsidR="0D0E6E97">
        <w:rPr>
          <w:sz w:val="24"/>
          <w:szCs w:val="24"/>
          <w:lang w:val="en-US"/>
        </w:rPr>
        <w:t xml:space="preserve"> scope of </w:t>
      </w:r>
      <w:r w:rsidRPr="5B683271" w:rsidR="0D0E6E97">
        <w:rPr>
          <w:sz w:val="24"/>
          <w:szCs w:val="24"/>
          <w:lang w:val="en-US"/>
        </w:rPr>
        <w:t>30 days</w:t>
      </w:r>
      <w:r w:rsidRPr="5B683271" w:rsidR="0D0E6E97">
        <w:rPr>
          <w:sz w:val="24"/>
          <w:szCs w:val="24"/>
          <w:lang w:val="en-US"/>
        </w:rPr>
        <w:t xml:space="preserve"> would be needed as this ransomware</w:t>
      </w:r>
      <w:r w:rsidRPr="5B683271" w:rsidR="0D0E6E97">
        <w:rPr>
          <w:sz w:val="24"/>
          <w:szCs w:val="24"/>
          <w:lang w:val="en-US"/>
        </w:rPr>
        <w:t xml:space="preserve"> would need</w:t>
      </w:r>
      <w:r w:rsidRPr="5B683271" w:rsidR="3405B2BC">
        <w:rPr>
          <w:sz w:val="24"/>
          <w:szCs w:val="24"/>
          <w:lang w:val="en-US"/>
        </w:rPr>
        <w:t xml:space="preserve"> </w:t>
      </w:r>
      <w:r w:rsidRPr="5B683271" w:rsidR="3405B2BC">
        <w:rPr>
          <w:sz w:val="24"/>
          <w:szCs w:val="24"/>
          <w:lang w:val="en-US"/>
        </w:rPr>
        <w:t xml:space="preserve">to be check on every </w:t>
      </w:r>
      <w:r w:rsidRPr="5B683271" w:rsidR="3405B2BC">
        <w:rPr>
          <w:sz w:val="24"/>
          <w:szCs w:val="24"/>
          <w:lang w:val="en-US"/>
        </w:rPr>
        <w:t>wi</w:t>
      </w:r>
      <w:r w:rsidRPr="5B683271" w:rsidR="0816AFB6">
        <w:rPr>
          <w:sz w:val="24"/>
          <w:szCs w:val="24"/>
          <w:lang w:val="en-US"/>
        </w:rPr>
        <w:t>n</w:t>
      </w:r>
      <w:r w:rsidRPr="5B683271" w:rsidR="3405B2BC">
        <w:rPr>
          <w:sz w:val="24"/>
          <w:szCs w:val="24"/>
          <w:lang w:val="en-US"/>
        </w:rPr>
        <w:t>dows</w:t>
      </w:r>
      <w:r w:rsidRPr="5B683271" w:rsidR="3405B2BC">
        <w:rPr>
          <w:sz w:val="24"/>
          <w:szCs w:val="24"/>
          <w:lang w:val="en-US"/>
        </w:rPr>
        <w:t xml:space="preserve"> and Linux systems.</w:t>
      </w:r>
    </w:p>
    <w:p w:rsidR="7AADF091" w:rsidP="7AADF091" w:rsidRDefault="7AADF091" w14:paraId="00D89D52" w14:textId="34728F35">
      <w:pPr>
        <w:pStyle w:val="Normal"/>
        <w:jc w:val="left"/>
        <w:rPr>
          <w:sz w:val="24"/>
          <w:szCs w:val="24"/>
          <w:lang w:val="en-US"/>
        </w:rPr>
      </w:pPr>
    </w:p>
    <w:p w:rsidR="7AADF091" w:rsidP="7AADF091" w:rsidRDefault="7AADF091" w14:paraId="76DCF198" w14:textId="2EC918A0">
      <w:pPr>
        <w:pStyle w:val="Normal"/>
        <w:jc w:val="left"/>
        <w:rPr>
          <w:sz w:val="24"/>
          <w:szCs w:val="24"/>
          <w:lang w:val="en-US"/>
        </w:rPr>
      </w:pPr>
    </w:p>
    <w:p w:rsidR="3664EB75" w:rsidP="7AADF091" w:rsidRDefault="3664EB75" w14:paraId="43A92DA7" w14:textId="090273C7">
      <w:pPr>
        <w:pStyle w:val="Normal"/>
        <w:jc w:val="left"/>
        <w:rPr>
          <w:sz w:val="24"/>
          <w:szCs w:val="24"/>
          <w:lang w:val="en-US"/>
        </w:rPr>
      </w:pPr>
      <w:r w:rsidRPr="5B683271" w:rsidR="69BCA3A4">
        <w:rPr>
          <w:sz w:val="24"/>
          <w:szCs w:val="24"/>
          <w:lang w:val="en-US"/>
        </w:rPr>
        <w:t>Search Tools &amp; Que</w:t>
      </w:r>
      <w:r w:rsidRPr="5B683271" w:rsidR="69BCA3A4">
        <w:rPr>
          <w:sz w:val="24"/>
          <w:szCs w:val="24"/>
          <w:lang w:val="en-US"/>
        </w:rPr>
        <w:t>ry Logic</w:t>
      </w:r>
    </w:p>
    <w:p w:rsidR="6297C926" w:rsidP="7AADF091" w:rsidRDefault="6297C926" w14:paraId="66F22009" w14:textId="6C62B210">
      <w:pPr>
        <w:pStyle w:val="Normal"/>
        <w:jc w:val="left"/>
        <w:rPr>
          <w:sz w:val="24"/>
          <w:szCs w:val="24"/>
          <w:lang w:val="en-US"/>
        </w:rPr>
      </w:pPr>
      <w:r w:rsidRPr="5B683271" w:rsidR="18A9A1B2">
        <w:rPr>
          <w:sz w:val="24"/>
          <w:szCs w:val="24"/>
          <w:lang w:val="en-US"/>
        </w:rPr>
        <w:t>Our SIEM got an alert for all 3 ha</w:t>
      </w:r>
      <w:r w:rsidRPr="5B683271" w:rsidR="18A9A1B2">
        <w:rPr>
          <w:sz w:val="24"/>
          <w:szCs w:val="24"/>
          <w:lang w:val="en-US"/>
        </w:rPr>
        <w:t xml:space="preserve">shes that match </w:t>
      </w:r>
      <w:r w:rsidRPr="5B683271" w:rsidR="2BA729B5">
        <w:rPr>
          <w:sz w:val="24"/>
          <w:szCs w:val="24"/>
          <w:lang w:val="en-US"/>
        </w:rPr>
        <w:t>these malicious hash checksum</w:t>
      </w:r>
      <w:r w:rsidRPr="5B683271" w:rsidR="087CCBB5">
        <w:rPr>
          <w:sz w:val="24"/>
          <w:szCs w:val="24"/>
          <w:lang w:val="en-US"/>
        </w:rPr>
        <w:t>s</w:t>
      </w:r>
      <w:r w:rsidRPr="5B683271" w:rsidR="2BA729B5">
        <w:rPr>
          <w:sz w:val="24"/>
          <w:szCs w:val="24"/>
          <w:lang w:val="en-US"/>
        </w:rPr>
        <w:t>.</w:t>
      </w:r>
      <w:r w:rsidRPr="5B683271" w:rsidR="2BA729B5">
        <w:rPr>
          <w:sz w:val="24"/>
          <w:szCs w:val="24"/>
          <w:lang w:val="en-US"/>
        </w:rPr>
        <w:t xml:space="preserve"> EDR systems installed on our endpoint devices would also </w:t>
      </w:r>
      <w:r w:rsidRPr="5B683271" w:rsidR="73FF4371">
        <w:rPr>
          <w:sz w:val="24"/>
          <w:szCs w:val="24"/>
          <w:lang w:val="en-US"/>
        </w:rPr>
        <w:t>be alert</w:t>
      </w:r>
      <w:r w:rsidRPr="5B683271" w:rsidR="2BA729B5">
        <w:rPr>
          <w:sz w:val="24"/>
          <w:szCs w:val="24"/>
          <w:lang w:val="en-US"/>
        </w:rPr>
        <w:t xml:space="preserve"> </w:t>
      </w:r>
      <w:r w:rsidRPr="5B683271" w:rsidR="6FB3D5B7">
        <w:rPr>
          <w:sz w:val="24"/>
          <w:szCs w:val="24"/>
          <w:lang w:val="en-US"/>
        </w:rPr>
        <w:t>to</w:t>
      </w:r>
      <w:r w:rsidRPr="5B683271" w:rsidR="2BA729B5">
        <w:rPr>
          <w:sz w:val="24"/>
          <w:szCs w:val="24"/>
          <w:lang w:val="en-US"/>
        </w:rPr>
        <w:t xml:space="preserve"> malicious known hash ch</w:t>
      </w:r>
      <w:r w:rsidRPr="5B683271" w:rsidR="2BA729B5">
        <w:rPr>
          <w:sz w:val="24"/>
          <w:szCs w:val="24"/>
          <w:lang w:val="en-US"/>
        </w:rPr>
        <w:t>ecksums</w:t>
      </w:r>
      <w:r w:rsidRPr="5B683271" w:rsidR="2BA729B5">
        <w:rPr>
          <w:sz w:val="24"/>
          <w:szCs w:val="24"/>
          <w:lang w:val="en-US"/>
        </w:rPr>
        <w:t>.</w:t>
      </w:r>
      <w:r w:rsidRPr="5B683271" w:rsidR="2BA729B5">
        <w:rPr>
          <w:sz w:val="24"/>
          <w:szCs w:val="24"/>
          <w:lang w:val="en-US"/>
        </w:rPr>
        <w:t xml:space="preserve"> </w:t>
      </w:r>
      <w:r w:rsidRPr="5B683271" w:rsidR="318C74BB">
        <w:rPr>
          <w:sz w:val="24"/>
          <w:szCs w:val="24"/>
          <w:lang w:val="en-US"/>
        </w:rPr>
        <w:t xml:space="preserve"> </w:t>
      </w:r>
      <w:r w:rsidRPr="5B683271" w:rsidR="318C74BB">
        <w:rPr>
          <w:sz w:val="24"/>
          <w:szCs w:val="24"/>
          <w:lang w:val="en-US"/>
        </w:rPr>
        <w:t>As some changes on our file integrity systems begin to show up when these SIEM and EDR alerts show up</w:t>
      </w:r>
      <w:r w:rsidRPr="5B683271" w:rsidR="318C74BB">
        <w:rPr>
          <w:sz w:val="24"/>
          <w:szCs w:val="24"/>
          <w:lang w:val="en-US"/>
        </w:rPr>
        <w:t xml:space="preserve"> as well.</w:t>
      </w:r>
    </w:p>
    <w:p w:rsidR="7AADF091" w:rsidP="7AADF091" w:rsidRDefault="7AADF091" w14:paraId="216ED074" w14:textId="31AAB092">
      <w:pPr>
        <w:pStyle w:val="Normal"/>
        <w:jc w:val="left"/>
        <w:rPr>
          <w:sz w:val="24"/>
          <w:szCs w:val="24"/>
          <w:lang w:val="en-US"/>
        </w:rPr>
      </w:pPr>
    </w:p>
    <w:p w:rsidR="4A36223E" w:rsidP="7AADF091" w:rsidRDefault="4A36223E" w14:paraId="5D559599" w14:textId="3386AC17">
      <w:pPr>
        <w:pStyle w:val="Normal"/>
        <w:jc w:val="left"/>
        <w:rPr>
          <w:sz w:val="24"/>
          <w:szCs w:val="24"/>
          <w:lang w:val="en-US"/>
        </w:rPr>
      </w:pPr>
      <w:r w:rsidRPr="5B683271" w:rsidR="318C74BB">
        <w:rPr>
          <w:sz w:val="24"/>
          <w:szCs w:val="24"/>
          <w:lang w:val="en-US"/>
        </w:rPr>
        <w:t>SHA-256</w:t>
      </w:r>
    </w:p>
    <w:p w:rsidR="4A36223E" w:rsidP="5B683271" w:rsidRDefault="4A36223E" w14:paraId="317C34BE" w14:textId="00785AC2">
      <w:pPr>
        <w:pStyle w:val="ListParagraph"/>
        <w:numPr>
          <w:ilvl w:val="0"/>
          <w:numId w:val="9"/>
        </w:numPr>
        <w:jc w:val="left"/>
        <w:rPr>
          <w:sz w:val="24"/>
          <w:szCs w:val="24"/>
        </w:rPr>
        <w:pPrChange w:author="Neri-Doroteo, Bryan" w:date="2026-03-27T03:38:24.602Z">
          <w:pPr>
            <w:pStyle w:val="Normal"/>
            <w:jc w:val="left"/>
          </w:pPr>
        </w:pPrChange>
      </w:pPr>
      <w:r w:rsidRPr="5B683271" w:rsidR="318C74BB">
        <w:rPr>
          <w:sz w:val="24"/>
          <w:szCs w:val="24"/>
        </w:rPr>
        <w:t>E3544F1A9707EC1CE083AFE0AE64F2EDE38A7D53FC6F98AAB917CA049BC63E69</w:t>
      </w:r>
    </w:p>
    <w:p w:rsidR="3AC00D66" w:rsidP="5B683271" w:rsidRDefault="3AC00D66" w14:paraId="402354CD" w14:textId="467B9F5E">
      <w:pPr>
        <w:pStyle w:val="Normal"/>
        <w:jc w:val="left"/>
        <w:rPr>
          <w:sz w:val="24"/>
          <w:szCs w:val="24"/>
        </w:rPr>
      </w:pPr>
      <w:r w:rsidRPr="5B683271" w:rsidR="3AC00D66">
        <w:rPr>
          <w:sz w:val="24"/>
          <w:szCs w:val="24"/>
        </w:rPr>
        <w:t>Result:</w:t>
      </w:r>
      <w:r w:rsidRPr="5B683271" w:rsidR="2E98D512">
        <w:rPr>
          <w:sz w:val="24"/>
          <w:szCs w:val="24"/>
        </w:rPr>
        <w:t xml:space="preserve"> match</w:t>
      </w:r>
    </w:p>
    <w:p w:rsidR="4F12A1B0" w:rsidP="7AADF091" w:rsidRDefault="4F12A1B0" w14:paraId="79827937" w14:textId="4265D543">
      <w:pPr>
        <w:pStyle w:val="Normal"/>
        <w:jc w:val="left"/>
        <w:rPr>
          <w:sz w:val="24"/>
          <w:szCs w:val="24"/>
        </w:rPr>
      </w:pPr>
      <w:r w:rsidRPr="5B683271" w:rsidR="6A22C104">
        <w:rPr>
          <w:sz w:val="24"/>
          <w:szCs w:val="24"/>
        </w:rPr>
        <w:t>3/10/26 - 5:00am EST</w:t>
      </w:r>
    </w:p>
    <w:p w:rsidR="5CE7D7B2" w:rsidP="7AADF091" w:rsidRDefault="5CE7D7B2" w14:paraId="177499BE" w14:textId="64C874F0">
      <w:pPr>
        <w:pStyle w:val="Normal"/>
        <w:jc w:val="left"/>
        <w:rPr>
          <w:sz w:val="24"/>
          <w:szCs w:val="24"/>
        </w:rPr>
      </w:pPr>
      <w:r w:rsidRPr="5B683271" w:rsidR="2237E73A">
        <w:rPr>
          <w:sz w:val="24"/>
          <w:szCs w:val="24"/>
        </w:rPr>
        <w:t>FTP configuration file:</w:t>
      </w:r>
    </w:p>
    <w:p w:rsidR="5CE7D7B2" w:rsidP="7AADF091" w:rsidRDefault="5CE7D7B2" w14:paraId="7F744C8C" w14:textId="20DDB164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B683271" w:rsidR="2237E73A">
        <w:rPr>
          <w:rFonts w:ascii="DM Mono" w:hAnsi="DM Mono" w:eastAsia="DM Mono" w:cs="DM Mono"/>
          <w:b w:val="0"/>
          <w:bCs w:val="0"/>
          <w:i w:val="0"/>
          <w:iCs w:val="0"/>
          <w:caps w:val="0"/>
          <w:smallCaps w:val="0"/>
          <w:noProof w:val="0"/>
          <w:color w:val="1C1C1D"/>
          <w:sz w:val="21"/>
          <w:szCs w:val="21"/>
          <w:lang w:val="en-US"/>
        </w:rPr>
        <w:t>Recentservers.xml</w:t>
      </w:r>
    </w:p>
    <w:p w:rsidR="7AADF091" w:rsidP="5B683271" w:rsidRDefault="7AADF091" w14:paraId="04FE2B64" w14:textId="70EC964F">
      <w:pPr>
        <w:pStyle w:val="Normal"/>
        <w:jc w:val="left"/>
        <w:rPr>
          <w:rFonts w:ascii="DM Mono" w:hAnsi="DM Mono" w:eastAsia="DM Mono" w:cs="DM Mono"/>
          <w:b w:val="0"/>
          <w:bCs w:val="0"/>
          <w:i w:val="0"/>
          <w:iCs w:val="0"/>
          <w:caps w:val="0"/>
          <w:smallCaps w:val="0"/>
          <w:noProof w:val="0"/>
          <w:color w:val="1C1C1D"/>
          <w:sz w:val="21"/>
          <w:szCs w:val="21"/>
          <w:lang w:val="en-US"/>
        </w:rPr>
      </w:pPr>
    </w:p>
    <w:p w:rsidR="7AADF091" w:rsidP="7AADF091" w:rsidRDefault="7AADF091" w14:paraId="687EF545" w14:textId="180D98AA">
      <w:pPr>
        <w:pStyle w:val="Normal"/>
        <w:jc w:val="left"/>
        <w:rPr>
          <w:sz w:val="24"/>
          <w:szCs w:val="24"/>
        </w:rPr>
      </w:pPr>
    </w:p>
    <w:p w:rsidR="4A36223E" w:rsidP="7AADF091" w:rsidRDefault="4A36223E" w14:paraId="787E6C6C" w14:textId="0A1D55FE">
      <w:pPr>
        <w:pStyle w:val="Normal"/>
        <w:jc w:val="left"/>
        <w:rPr>
          <w:sz w:val="24"/>
          <w:szCs w:val="24"/>
        </w:rPr>
      </w:pPr>
      <w:r w:rsidRPr="5B683271" w:rsidR="318C74BB">
        <w:rPr>
          <w:sz w:val="24"/>
          <w:szCs w:val="24"/>
        </w:rPr>
        <w:t>SHA-256</w:t>
      </w:r>
    </w:p>
    <w:p w:rsidR="4E826EF3" w:rsidP="5B683271" w:rsidRDefault="4E826EF3" w14:paraId="4D2FA701" w14:textId="5C29A20C">
      <w:pPr>
        <w:pStyle w:val="ListParagraph"/>
        <w:numPr>
          <w:ilvl w:val="0"/>
          <w:numId w:val="10"/>
        </w:numPr>
        <w:jc w:val="left"/>
        <w:rPr>
          <w:noProof w:val="0"/>
          <w:lang w:val="en-US"/>
        </w:rPr>
        <w:pPrChange w:author="Neri-Doroteo, Bryan" w:date="2026-03-27T03:50:33.828Z">
          <w:pPr/>
        </w:pPrChange>
      </w:pPr>
      <w:r w:rsidRPr="5B683271" w:rsidR="1C3133A7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464649"/>
          <w:sz w:val="24"/>
          <w:szCs w:val="24"/>
          <w:lang w:val="en-US"/>
        </w:rPr>
        <w:t>847fb7609f53ed334d5affbb07256c21cb5e6f68b1cc14004f5502d714d2a456</w:t>
      </w:r>
    </w:p>
    <w:p w:rsidR="60DDC760" w:rsidP="5B683271" w:rsidRDefault="60DDC760" w14:paraId="5961D305" w14:textId="3A4DD7F7">
      <w:pPr>
        <w:pStyle w:val="Normal"/>
        <w:jc w:val="left"/>
        <w:rPr>
          <w:sz w:val="24"/>
          <w:szCs w:val="24"/>
        </w:rPr>
      </w:pPr>
      <w:r w:rsidRPr="5B683271" w:rsidR="60DDC760">
        <w:rPr>
          <w:sz w:val="24"/>
          <w:szCs w:val="24"/>
        </w:rPr>
        <w:t>Result: match</w:t>
      </w:r>
    </w:p>
    <w:p w:rsidR="43E504B4" w:rsidP="7AADF091" w:rsidRDefault="43E504B4" w14:paraId="340689E1" w14:textId="56D96909">
      <w:pPr>
        <w:pStyle w:val="Normal"/>
        <w:ind w:left="0"/>
        <w:jc w:val="left"/>
        <w:rPr>
          <w:sz w:val="24"/>
          <w:szCs w:val="24"/>
        </w:rPr>
      </w:pPr>
      <w:r w:rsidRPr="5B683271" w:rsidR="50DB0B90">
        <w:rPr>
          <w:sz w:val="24"/>
          <w:szCs w:val="24"/>
        </w:rPr>
        <w:t>2/1</w:t>
      </w:r>
      <w:r w:rsidRPr="5B683271" w:rsidR="50DB0B90">
        <w:rPr>
          <w:sz w:val="24"/>
          <w:szCs w:val="24"/>
        </w:rPr>
        <w:t>/26 - 12:00am EST</w:t>
      </w:r>
    </w:p>
    <w:p w:rsidR="4AED1972" w:rsidP="7AADF091" w:rsidRDefault="4AED1972" w14:paraId="1331A137" w14:textId="20980346">
      <w:pPr>
        <w:pStyle w:val="Normal"/>
        <w:ind w:left="0"/>
        <w:jc w:val="left"/>
        <w:rPr>
          <w:sz w:val="24"/>
          <w:szCs w:val="24"/>
        </w:rPr>
      </w:pPr>
      <w:r w:rsidRPr="5B683271" w:rsidR="11BF3AE2">
        <w:rPr>
          <w:sz w:val="24"/>
          <w:szCs w:val="24"/>
        </w:rPr>
        <w:t>Windows Event</w:t>
      </w:r>
      <w:r w:rsidRPr="5B683271" w:rsidR="11BF3AE2">
        <w:rPr>
          <w:sz w:val="24"/>
          <w:szCs w:val="24"/>
        </w:rPr>
        <w:t xml:space="preserve"> log clear</w:t>
      </w:r>
    </w:p>
    <w:p w:rsidR="7AADF091" w:rsidP="7AADF091" w:rsidRDefault="7AADF091" w14:paraId="6D50848B" w14:textId="2D90265A">
      <w:pPr>
        <w:pStyle w:val="Normal"/>
        <w:ind w:left="0"/>
        <w:jc w:val="left"/>
        <w:rPr>
          <w:sz w:val="24"/>
          <w:szCs w:val="24"/>
        </w:rPr>
      </w:pPr>
    </w:p>
    <w:p w:rsidR="7AADF091" w:rsidP="7AADF091" w:rsidRDefault="7AADF091" w14:paraId="129C4D58" w14:textId="51D49162">
      <w:pPr>
        <w:pStyle w:val="Normal"/>
        <w:ind w:left="0"/>
        <w:jc w:val="left"/>
        <w:rPr>
          <w:sz w:val="24"/>
          <w:szCs w:val="24"/>
        </w:rPr>
      </w:pPr>
    </w:p>
    <w:p w:rsidR="360973A0" w:rsidP="7AADF091" w:rsidRDefault="360973A0" w14:paraId="280B756E" w14:textId="3D05A9CE">
      <w:pPr>
        <w:pStyle w:val="Normal"/>
        <w:ind w:left="0"/>
        <w:jc w:val="left"/>
        <w:rPr>
          <w:sz w:val="24"/>
          <w:szCs w:val="24"/>
        </w:rPr>
      </w:pPr>
      <w:r w:rsidRPr="5B683271" w:rsidR="006B0D3C">
        <w:rPr>
          <w:sz w:val="24"/>
          <w:szCs w:val="24"/>
        </w:rPr>
        <w:t>SHA-256</w:t>
      </w:r>
    </w:p>
    <w:p w:rsidR="360973A0" w:rsidP="7AADF091" w:rsidRDefault="360973A0" w14:paraId="74FC8D40" w14:textId="2B178D6C">
      <w:pPr>
        <w:pStyle w:val="ListParagraph"/>
        <w:numPr>
          <w:ilvl w:val="0"/>
          <w:numId w:val="8"/>
        </w:numPr>
        <w:jc w:val="left"/>
        <w:rPr>
          <w:sz w:val="24"/>
          <w:szCs w:val="24"/>
          <w:lang w:val="fr-FR"/>
        </w:rPr>
      </w:pPr>
      <w:r w:rsidRPr="5B683271" w:rsidR="006B0D3C">
        <w:rPr>
          <w:sz w:val="24"/>
          <w:szCs w:val="24"/>
          <w:lang w:val="fr-FR"/>
        </w:rPr>
        <w:t>Bd88d415032eb24091c352fc0732b31116f44a78d9333037bd7608289608d3cd</w:t>
      </w:r>
    </w:p>
    <w:p w:rsidR="1B9E4496" w:rsidP="5B683271" w:rsidRDefault="1B9E4496" w14:paraId="71C50B9B" w14:textId="6212E02D">
      <w:pPr>
        <w:pStyle w:val="Normal"/>
        <w:jc w:val="left"/>
        <w:rPr>
          <w:sz w:val="24"/>
          <w:szCs w:val="24"/>
        </w:rPr>
      </w:pPr>
      <w:r w:rsidRPr="5B683271" w:rsidR="1B9E4496">
        <w:rPr>
          <w:sz w:val="24"/>
          <w:szCs w:val="24"/>
        </w:rPr>
        <w:t>Result: match</w:t>
      </w:r>
    </w:p>
    <w:p w:rsidR="17A88D2C" w:rsidP="7AADF091" w:rsidRDefault="17A88D2C" w14:paraId="01E4538D" w14:textId="376E5FAB">
      <w:pPr>
        <w:pStyle w:val="Normal"/>
        <w:jc w:val="left"/>
        <w:rPr>
          <w:sz w:val="24"/>
          <w:szCs w:val="24"/>
        </w:rPr>
      </w:pPr>
      <w:r w:rsidRPr="5B683271" w:rsidR="7A084257">
        <w:rPr>
          <w:sz w:val="24"/>
          <w:szCs w:val="24"/>
        </w:rPr>
        <w:t>2/12</w:t>
      </w:r>
      <w:r w:rsidRPr="5B683271" w:rsidR="76E97E49">
        <w:rPr>
          <w:sz w:val="24"/>
          <w:szCs w:val="24"/>
        </w:rPr>
        <w:t xml:space="preserve">/25 - </w:t>
      </w:r>
      <w:r w:rsidRPr="5B683271" w:rsidR="76E97E49">
        <w:rPr>
          <w:sz w:val="24"/>
          <w:szCs w:val="24"/>
        </w:rPr>
        <w:t>2</w:t>
      </w:r>
      <w:r w:rsidRPr="5B683271" w:rsidR="76E97E49">
        <w:rPr>
          <w:sz w:val="24"/>
          <w:szCs w:val="24"/>
        </w:rPr>
        <w:t>:00pm EST</w:t>
      </w:r>
    </w:p>
    <w:p w:rsidR="0A96F103" w:rsidP="7AADF091" w:rsidRDefault="0A96F103" w14:paraId="3C3104FD" w14:textId="30877A4A">
      <w:pPr>
        <w:pStyle w:val="Normal"/>
        <w:ind w:left="0"/>
        <w:jc w:val="left"/>
        <w:rPr>
          <w:sz w:val="24"/>
          <w:szCs w:val="24"/>
        </w:rPr>
      </w:pPr>
      <w:r w:rsidRPr="5B683271" w:rsidR="6974425C">
        <w:rPr>
          <w:sz w:val="24"/>
          <w:szCs w:val="24"/>
        </w:rPr>
        <w:t>AnyDesk</w:t>
      </w:r>
      <w:r w:rsidRPr="5B683271" w:rsidR="6974425C">
        <w:rPr>
          <w:sz w:val="24"/>
          <w:szCs w:val="24"/>
        </w:rPr>
        <w:t xml:space="preserve"> </w:t>
      </w:r>
      <w:r w:rsidRPr="5B683271" w:rsidR="427BE4D5">
        <w:rPr>
          <w:sz w:val="24"/>
          <w:szCs w:val="24"/>
        </w:rPr>
        <w:t>is randomly</w:t>
      </w:r>
      <w:r w:rsidRPr="5B683271" w:rsidR="6974425C">
        <w:rPr>
          <w:sz w:val="24"/>
          <w:szCs w:val="24"/>
        </w:rPr>
        <w:t xml:space="preserve"> installed.</w:t>
      </w:r>
    </w:p>
    <w:p w:rsidR="0A96F103" w:rsidP="7AADF091" w:rsidRDefault="0A96F103" w14:paraId="23C00833" w14:textId="71344803">
      <w:pPr>
        <w:pStyle w:val="Normal"/>
        <w:ind w:left="0"/>
        <w:jc w:val="left"/>
        <w:rPr>
          <w:sz w:val="24"/>
          <w:szCs w:val="24"/>
        </w:rPr>
      </w:pPr>
      <w:r w:rsidRPr="5B683271" w:rsidR="6974425C">
        <w:rPr>
          <w:sz w:val="24"/>
          <w:szCs w:val="24"/>
        </w:rPr>
        <w:t xml:space="preserve">Match Findings &amp; Host </w:t>
      </w:r>
      <w:r w:rsidRPr="5B683271" w:rsidR="6974425C">
        <w:rPr>
          <w:sz w:val="24"/>
          <w:szCs w:val="24"/>
        </w:rPr>
        <w:t>Context</w:t>
      </w:r>
    </w:p>
    <w:p w:rsidR="6C082AFE" w:rsidP="7AADF091" w:rsidRDefault="6C082AFE" w14:paraId="6A20B361" w14:textId="29384394">
      <w:pPr>
        <w:pStyle w:val="Normal"/>
        <w:ind w:left="0"/>
        <w:jc w:val="left"/>
        <w:rPr>
          <w:sz w:val="24"/>
          <w:szCs w:val="24"/>
        </w:rPr>
      </w:pPr>
      <w:r w:rsidRPr="5B683271" w:rsidR="4FCB23D8">
        <w:rPr>
          <w:sz w:val="24"/>
          <w:szCs w:val="24"/>
        </w:rPr>
        <w:t>Redline</w:t>
      </w:r>
      <w:r w:rsidRPr="5B683271" w:rsidR="6B53CDAF">
        <w:rPr>
          <w:sz w:val="24"/>
          <w:szCs w:val="24"/>
        </w:rPr>
        <w:t xml:space="preserve"> info-stealer</w:t>
      </w:r>
    </w:p>
    <w:p w:rsidR="6C082AFE" w:rsidP="7AADF091" w:rsidRDefault="6C082AFE" w14:paraId="3045574F" w14:textId="62459D28">
      <w:pPr>
        <w:pStyle w:val="Normal"/>
        <w:ind w:left="0"/>
        <w:jc w:val="left"/>
        <w:rPr>
          <w:sz w:val="24"/>
          <w:szCs w:val="24"/>
        </w:rPr>
      </w:pPr>
      <w:r w:rsidRPr="5B683271" w:rsidR="4FCB23D8">
        <w:rPr>
          <w:sz w:val="24"/>
          <w:szCs w:val="24"/>
        </w:rPr>
        <w:t>Blackcat ransomware</w:t>
      </w:r>
    </w:p>
    <w:p w:rsidR="6C082AFE" w:rsidP="7AADF091" w:rsidRDefault="6C082AFE" w14:paraId="032AED98" w14:textId="5F8CDC9B">
      <w:pPr>
        <w:pStyle w:val="Normal"/>
        <w:ind w:left="0"/>
        <w:jc w:val="left"/>
        <w:rPr>
          <w:sz w:val="24"/>
          <w:szCs w:val="24"/>
        </w:rPr>
      </w:pPr>
      <w:r w:rsidRPr="5B683271" w:rsidR="4FCB23D8">
        <w:rPr>
          <w:sz w:val="24"/>
          <w:szCs w:val="24"/>
        </w:rPr>
        <w:t>AvosLocker</w:t>
      </w:r>
      <w:r w:rsidRPr="5B683271" w:rsidR="4FCB23D8">
        <w:rPr>
          <w:sz w:val="24"/>
          <w:szCs w:val="24"/>
        </w:rPr>
        <w:t xml:space="preserve"> ransomware</w:t>
      </w:r>
    </w:p>
    <w:p w:rsidR="6C082AFE" w:rsidP="7AADF091" w:rsidRDefault="6C082AFE" w14:paraId="169EE543" w14:textId="7E80DE86">
      <w:pPr>
        <w:pStyle w:val="Normal"/>
        <w:ind w:left="0"/>
        <w:jc w:val="left"/>
        <w:rPr>
          <w:sz w:val="24"/>
          <w:szCs w:val="24"/>
        </w:rPr>
      </w:pPr>
      <w:r w:rsidRPr="5B683271" w:rsidR="4FCB23D8">
        <w:rPr>
          <w:sz w:val="24"/>
          <w:szCs w:val="24"/>
        </w:rPr>
        <w:t>Hashes were found as a match.</w:t>
      </w:r>
    </w:p>
    <w:p w:rsidR="7AADF091" w:rsidP="7AADF091" w:rsidRDefault="7AADF091" w14:paraId="0BB76CF6" w14:textId="125819B2">
      <w:pPr>
        <w:pStyle w:val="Normal"/>
        <w:ind w:left="0"/>
        <w:jc w:val="left"/>
        <w:rPr>
          <w:sz w:val="24"/>
          <w:szCs w:val="24"/>
        </w:rPr>
      </w:pPr>
    </w:p>
    <w:p w:rsidR="0398B6C7" w:rsidP="7AADF091" w:rsidRDefault="0398B6C7" w14:paraId="791CFDA0" w14:textId="549DEDDD">
      <w:pPr>
        <w:pStyle w:val="Normal"/>
        <w:jc w:val="left"/>
        <w:rPr>
          <w:sz w:val="24"/>
          <w:szCs w:val="24"/>
        </w:rPr>
      </w:pPr>
      <w:r w:rsidRPr="5B683271" w:rsidR="635B3C88">
        <w:rPr>
          <w:sz w:val="24"/>
          <w:szCs w:val="24"/>
          <w:lang w:val="en-US"/>
        </w:rPr>
        <w:t>FTP-013</w:t>
      </w:r>
      <w:r w:rsidRPr="5B683271" w:rsidR="5583D91D">
        <w:rPr>
          <w:sz w:val="24"/>
          <w:szCs w:val="24"/>
          <w:lang w:val="en-US"/>
        </w:rPr>
        <w:t xml:space="preserve">   10.3.25.46 </w:t>
      </w:r>
      <w:r w:rsidRPr="5B683271" w:rsidR="5583D91D">
        <w:rPr>
          <w:sz w:val="24"/>
          <w:szCs w:val="24"/>
          <w:lang w:val="en-US"/>
        </w:rPr>
        <w:t xml:space="preserve">  </w:t>
      </w:r>
      <w:r w:rsidRPr="5B683271" w:rsidR="148412AD">
        <w:rPr>
          <w:sz w:val="24"/>
          <w:szCs w:val="24"/>
          <w:lang w:val="en-US"/>
        </w:rPr>
        <w:t xml:space="preserve">   </w:t>
      </w:r>
      <w:r w:rsidRPr="5B683271" w:rsidR="5583D91D">
        <w:rPr>
          <w:sz w:val="24"/>
          <w:szCs w:val="24"/>
          <w:lang w:val="en-US"/>
        </w:rPr>
        <w:t>ftp-user</w:t>
      </w:r>
      <w:r w:rsidRPr="5B683271" w:rsidR="5583D91D">
        <w:rPr>
          <w:sz w:val="24"/>
          <w:szCs w:val="24"/>
          <w:lang w:val="en-US"/>
        </w:rPr>
        <w:t xml:space="preserve">   </w:t>
      </w:r>
      <w:r w:rsidRPr="5B683271" w:rsidR="7E836017">
        <w:rPr>
          <w:sz w:val="24"/>
          <w:szCs w:val="24"/>
          <w:lang w:val="en-US"/>
        </w:rPr>
        <w:t xml:space="preserve">   </w:t>
      </w:r>
      <w:r w:rsidRPr="5B683271" w:rsidR="5583D91D">
        <w:rPr>
          <w:sz w:val="24"/>
          <w:szCs w:val="24"/>
          <w:lang w:val="en-US"/>
        </w:rPr>
        <w:t xml:space="preserve">ftp server   </w:t>
      </w:r>
      <w:r w:rsidRPr="5B683271" w:rsidR="4A1971B0">
        <w:rPr>
          <w:sz w:val="24"/>
          <w:szCs w:val="24"/>
          <w:lang w:val="en-US"/>
        </w:rPr>
        <w:t xml:space="preserve">     </w:t>
      </w:r>
      <w:r w:rsidRPr="5B683271" w:rsidR="17408492">
        <w:rPr>
          <w:sz w:val="24"/>
          <w:szCs w:val="24"/>
          <w:lang w:val="en-US"/>
        </w:rPr>
        <w:t xml:space="preserve"> </w:t>
      </w:r>
      <w:r w:rsidRPr="5B683271" w:rsidR="0F94F27D">
        <w:rPr>
          <w:sz w:val="24"/>
          <w:szCs w:val="24"/>
          <w:lang w:val="en-US"/>
        </w:rPr>
        <w:t xml:space="preserve">  </w:t>
      </w:r>
      <w:r w:rsidRPr="5B683271" w:rsidR="5583D91D">
        <w:rPr>
          <w:sz w:val="24"/>
          <w:szCs w:val="24"/>
        </w:rPr>
        <w:t>3/10/26 - 5:00am EST</w:t>
      </w:r>
    </w:p>
    <w:p w:rsidR="7AADF091" w:rsidP="7AADF091" w:rsidRDefault="7AADF091" w14:paraId="78456EAF" w14:textId="16AA6BBF">
      <w:pPr>
        <w:pStyle w:val="Normal"/>
        <w:jc w:val="left"/>
        <w:rPr>
          <w:sz w:val="24"/>
          <w:szCs w:val="24"/>
          <w:lang w:val="en-US"/>
        </w:rPr>
      </w:pPr>
    </w:p>
    <w:p w:rsidR="5AF79E17" w:rsidP="7AADF091" w:rsidRDefault="5AF79E17" w14:paraId="433BE43A" w14:textId="58B84091">
      <w:pPr>
        <w:pStyle w:val="Normal"/>
        <w:ind w:left="0"/>
        <w:jc w:val="left"/>
        <w:rPr>
          <w:sz w:val="24"/>
          <w:szCs w:val="24"/>
          <w:lang w:val="fr-FR"/>
        </w:rPr>
      </w:pPr>
      <w:r w:rsidRPr="5B683271" w:rsidR="1AF42F6B">
        <w:rPr>
          <w:sz w:val="24"/>
          <w:szCs w:val="24"/>
          <w:lang w:val="fr-FR"/>
        </w:rPr>
        <w:t>FIN-22       10.5.</w:t>
      </w:r>
      <w:r w:rsidRPr="5B683271" w:rsidR="1AF42F6B">
        <w:rPr>
          <w:sz w:val="24"/>
          <w:szCs w:val="24"/>
          <w:lang w:val="fr-FR"/>
        </w:rPr>
        <w:t>32.120</w:t>
      </w:r>
      <w:r w:rsidRPr="5B683271" w:rsidR="699BD5F4">
        <w:rPr>
          <w:sz w:val="24"/>
          <w:szCs w:val="24"/>
          <w:lang w:val="fr-FR"/>
        </w:rPr>
        <w:t xml:space="preserve">    </w:t>
      </w:r>
      <w:r w:rsidRPr="5B683271" w:rsidR="699BD5F4">
        <w:rPr>
          <w:sz w:val="24"/>
          <w:szCs w:val="24"/>
          <w:lang w:val="fr-FR"/>
        </w:rPr>
        <w:t>M</w:t>
      </w:r>
      <w:r w:rsidRPr="5B683271" w:rsidR="756C658B">
        <w:rPr>
          <w:sz w:val="24"/>
          <w:szCs w:val="24"/>
          <w:lang w:val="fr-FR"/>
        </w:rPr>
        <w:t>Ford</w:t>
      </w:r>
      <w:r w:rsidRPr="5B683271" w:rsidR="699BD5F4">
        <w:rPr>
          <w:sz w:val="24"/>
          <w:szCs w:val="24"/>
          <w:lang w:val="fr-FR"/>
        </w:rPr>
        <w:t xml:space="preserve">     </w:t>
      </w:r>
      <w:r w:rsidRPr="5B683271" w:rsidR="7D45911A">
        <w:rPr>
          <w:sz w:val="24"/>
          <w:szCs w:val="24"/>
          <w:lang w:val="fr-FR"/>
        </w:rPr>
        <w:t xml:space="preserve"> </w:t>
      </w:r>
      <w:r w:rsidRPr="5B683271" w:rsidR="699BD5F4">
        <w:rPr>
          <w:sz w:val="24"/>
          <w:szCs w:val="24"/>
          <w:lang w:val="fr-FR"/>
        </w:rPr>
        <w:t xml:space="preserve"> </w:t>
      </w:r>
      <w:r w:rsidRPr="5B683271" w:rsidR="030AFF71">
        <w:rPr>
          <w:sz w:val="24"/>
          <w:szCs w:val="24"/>
          <w:lang w:val="fr-FR"/>
        </w:rPr>
        <w:t xml:space="preserve"> </w:t>
      </w:r>
      <w:r w:rsidRPr="5B683271" w:rsidR="699BD5F4">
        <w:rPr>
          <w:sz w:val="24"/>
          <w:szCs w:val="24"/>
          <w:lang w:val="fr-FR"/>
        </w:rPr>
        <w:t xml:space="preserve">laptop      </w:t>
      </w:r>
      <w:r w:rsidRPr="5B683271" w:rsidR="6125358A">
        <w:rPr>
          <w:sz w:val="24"/>
          <w:szCs w:val="24"/>
          <w:lang w:val="fr-FR"/>
        </w:rPr>
        <w:t xml:space="preserve">    </w:t>
      </w:r>
      <w:r w:rsidRPr="5B683271" w:rsidR="79FE1704">
        <w:rPr>
          <w:sz w:val="24"/>
          <w:szCs w:val="24"/>
          <w:lang w:val="fr-FR"/>
        </w:rPr>
        <w:t xml:space="preserve">   </w:t>
      </w:r>
      <w:r w:rsidRPr="5B683271" w:rsidR="2049CF4C">
        <w:rPr>
          <w:sz w:val="24"/>
          <w:szCs w:val="24"/>
          <w:lang w:val="fr-FR"/>
        </w:rPr>
        <w:t xml:space="preserve"> </w:t>
      </w:r>
      <w:r w:rsidRPr="5B683271" w:rsidR="699BD5F4">
        <w:rPr>
          <w:sz w:val="24"/>
          <w:szCs w:val="24"/>
          <w:lang w:val="fr-FR"/>
        </w:rPr>
        <w:t xml:space="preserve">2/1/26 - </w:t>
      </w:r>
      <w:r w:rsidRPr="5B683271" w:rsidR="699BD5F4">
        <w:rPr>
          <w:sz w:val="24"/>
          <w:szCs w:val="24"/>
          <w:lang w:val="fr-FR"/>
        </w:rPr>
        <w:t>12:</w:t>
      </w:r>
      <w:r w:rsidRPr="5B683271" w:rsidR="699BD5F4">
        <w:rPr>
          <w:sz w:val="24"/>
          <w:szCs w:val="24"/>
          <w:lang w:val="fr-FR"/>
        </w:rPr>
        <w:t>00am EST</w:t>
      </w:r>
    </w:p>
    <w:p w:rsidR="7AADF091" w:rsidP="7AADF091" w:rsidRDefault="7AADF091" w14:paraId="015E9383" w14:textId="568D4824">
      <w:pPr>
        <w:pStyle w:val="Normal"/>
        <w:jc w:val="left"/>
        <w:rPr>
          <w:sz w:val="24"/>
          <w:szCs w:val="24"/>
          <w:lang w:val="en-US"/>
        </w:rPr>
      </w:pPr>
    </w:p>
    <w:p w:rsidR="169CF779" w:rsidP="7AADF091" w:rsidRDefault="169CF779" w14:paraId="05FE32BD" w14:textId="5D29CF36">
      <w:pPr>
        <w:pStyle w:val="Normal"/>
        <w:jc w:val="left"/>
        <w:rPr>
          <w:sz w:val="24"/>
          <w:szCs w:val="24"/>
        </w:rPr>
      </w:pPr>
      <w:r w:rsidRPr="5B683271" w:rsidR="171D115A">
        <w:rPr>
          <w:sz w:val="24"/>
          <w:szCs w:val="24"/>
          <w:lang w:val="en-US"/>
        </w:rPr>
        <w:t xml:space="preserve">MAC-04      10.7.21.24      </w:t>
      </w:r>
      <w:r w:rsidRPr="5B683271" w:rsidR="759D0B88">
        <w:rPr>
          <w:sz w:val="24"/>
          <w:szCs w:val="24"/>
          <w:lang w:val="en-US"/>
        </w:rPr>
        <w:t>Ejett</w:t>
      </w:r>
      <w:r w:rsidRPr="5B683271" w:rsidR="13064292">
        <w:rPr>
          <w:sz w:val="24"/>
          <w:szCs w:val="24"/>
          <w:lang w:val="en-US"/>
        </w:rPr>
        <w:t xml:space="preserve">           </w:t>
      </w:r>
      <w:r w:rsidRPr="5B683271" w:rsidR="13064292">
        <w:rPr>
          <w:sz w:val="24"/>
          <w:szCs w:val="24"/>
          <w:lang w:val="en-US"/>
        </w:rPr>
        <w:t>workstation</w:t>
      </w:r>
      <w:r w:rsidRPr="5B683271" w:rsidR="266D8908">
        <w:rPr>
          <w:sz w:val="24"/>
          <w:szCs w:val="24"/>
          <w:lang w:val="en-US"/>
        </w:rPr>
        <w:t xml:space="preserve">   </w:t>
      </w:r>
      <w:r w:rsidRPr="5B683271" w:rsidR="6CD06910">
        <w:rPr>
          <w:sz w:val="24"/>
          <w:szCs w:val="24"/>
        </w:rPr>
        <w:t>4/17/25 - 2:00pm EST</w:t>
      </w:r>
    </w:p>
    <w:p w:rsidR="7AADF091" w:rsidP="7AADF091" w:rsidRDefault="7AADF091" w14:paraId="21EAE5EA" w14:textId="6B031602">
      <w:pPr>
        <w:pStyle w:val="Normal"/>
        <w:jc w:val="left"/>
        <w:rPr>
          <w:sz w:val="24"/>
          <w:szCs w:val="24"/>
          <w:lang w:val="en-US"/>
        </w:rPr>
      </w:pPr>
    </w:p>
    <w:p w:rsidR="5B683271" w:rsidP="5B683271" w:rsidRDefault="5B683271" w14:paraId="468AB42D" w14:textId="32AFB146">
      <w:pPr>
        <w:pStyle w:val="Normal"/>
        <w:jc w:val="left"/>
        <w:rPr>
          <w:sz w:val="24"/>
          <w:szCs w:val="24"/>
          <w:lang w:val="en-US"/>
        </w:rPr>
      </w:pPr>
    </w:p>
    <w:tbl>
      <w:tblPr>
        <w:tblStyle w:val="TableNormal"/>
        <w:bidiVisual w:val="0"/>
        <w:tblW w:w="0" w:type="auto"/>
        <w:tblInd w:w="-495" w:type="dxa"/>
        <w:tblLook w:val="06A0" w:firstRow="1" w:lastRow="0" w:firstColumn="1" w:lastColumn="0" w:noHBand="1" w:noVBand="1"/>
      </w:tblPr>
      <w:tblGrid>
        <w:gridCol w:w="2193"/>
        <w:gridCol w:w="7251"/>
        <w:gridCol w:w="1840"/>
      </w:tblGrid>
      <w:tr w:rsidR="5B683271" w:rsidTr="5B683271" w14:paraId="45B88B6B">
        <w:trPr>
          <w:trHeight w:val="300"/>
        </w:trPr>
        <w:tc>
          <w:tcPr>
            <w:tcW w:w="2193" w:type="dxa"/>
            <w:tcMar/>
            <w:vAlign w:val="center"/>
          </w:tcPr>
          <w:p w:rsidR="5B683271" w:rsidP="5B683271" w:rsidRDefault="5B683271" w14:paraId="3C7342A2" w14:textId="51925393">
            <w:pPr>
              <w:spacing w:before="0" w:beforeAutospacing="off" w:after="0" w:afterAutospacing="off"/>
            </w:pPr>
            <w:r w:rsidR="5B683271">
              <w:rPr/>
              <w:t>Khonsari Ransomware</w:t>
            </w:r>
          </w:p>
        </w:tc>
        <w:tc>
          <w:tcPr>
            <w:tcW w:w="7251" w:type="dxa"/>
            <w:tcMar/>
            <w:vAlign w:val="center"/>
          </w:tcPr>
          <w:p w:rsidR="5B683271" w:rsidP="5B683271" w:rsidRDefault="5B683271" w14:paraId="474FBAAC" w14:textId="145CDEA6">
            <w:pPr>
              <w:spacing w:before="0" w:beforeAutospacing="off" w:after="0" w:afterAutospacing="off"/>
            </w:pPr>
            <w:r w:rsidR="5B683271">
              <w:rPr/>
              <w:t>F2e3f685256e5f31b05fc9f9ca470f527d7fdae28fa3190c8eba179473e20789</w:t>
            </w:r>
          </w:p>
        </w:tc>
        <w:tc>
          <w:tcPr>
            <w:tcW w:w="1840" w:type="dxa"/>
            <w:tcMar/>
            <w:vAlign w:val="center"/>
          </w:tcPr>
          <w:p w:rsidR="5B683271" w:rsidP="5B683271" w:rsidRDefault="5B683271" w14:paraId="5FFFA9D5" w14:textId="7FDA4252">
            <w:pPr>
              <w:spacing w:before="0" w:beforeAutospacing="off" w:after="0" w:afterAutospacing="off"/>
            </w:pPr>
            <w:r w:rsidR="5B683271">
              <w:rPr/>
              <w:t>No Matches Found</w:t>
            </w:r>
          </w:p>
        </w:tc>
      </w:tr>
    </w:tbl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080"/>
        <w:gridCol w:w="3952"/>
        <w:gridCol w:w="2140"/>
      </w:tblGrid>
      <w:tr w:rsidR="5B683271" w:rsidTr="5B683271" w14:paraId="7AE9FB45">
        <w:trPr>
          <w:trHeight w:val="300"/>
        </w:trPr>
        <w:tc>
          <w:tcPr>
            <w:tcW w:w="2080" w:type="dxa"/>
            <w:tcMar/>
            <w:vAlign w:val="center"/>
          </w:tcPr>
          <w:p w:rsidR="5B683271" w:rsidP="5B683271" w:rsidRDefault="5B683271" w14:paraId="3179C849" w14:textId="7551CAD1">
            <w:pPr>
              <w:bidi w:val="0"/>
              <w:spacing w:before="0" w:beforeAutospacing="off" w:after="0" w:afterAutospacing="off"/>
            </w:pPr>
            <w:r w:rsidR="5B683271">
              <w:rPr/>
              <w:t>Hive Ransomware</w:t>
            </w:r>
          </w:p>
        </w:tc>
        <w:tc>
          <w:tcPr>
            <w:tcW w:w="3952" w:type="dxa"/>
            <w:tcMar/>
            <w:vAlign w:val="center"/>
          </w:tcPr>
          <w:p w:rsidR="5B683271" w:rsidP="5B683271" w:rsidRDefault="5B683271" w14:paraId="2562ED53" w14:textId="5BFCDEA5">
            <w:pPr>
              <w:bidi w:val="0"/>
              <w:spacing w:before="0" w:beforeAutospacing="off" w:after="0" w:afterAutospacing="off"/>
            </w:pPr>
            <w:r w:rsidR="5B683271">
              <w:rPr/>
              <w:t>8fba0d57696ccf672ddcea4ba4d0e885</w:t>
            </w:r>
          </w:p>
        </w:tc>
        <w:tc>
          <w:tcPr>
            <w:tcW w:w="2140" w:type="dxa"/>
            <w:tcMar/>
            <w:vAlign w:val="center"/>
          </w:tcPr>
          <w:p w:rsidR="5B683271" w:rsidP="5B683271" w:rsidRDefault="5B683271" w14:paraId="699C932B" w14:textId="43D6E1A8">
            <w:pPr>
              <w:bidi w:val="0"/>
              <w:spacing w:before="0" w:beforeAutospacing="off" w:after="0" w:afterAutospacing="off"/>
            </w:pPr>
            <w:r w:rsidR="5B683271">
              <w:rPr/>
              <w:t>No Matches Found</w:t>
            </w:r>
          </w:p>
        </w:tc>
      </w:tr>
      <w:tr w:rsidR="5B683271" w:rsidTr="5B683271" w14:paraId="05BC9BA0">
        <w:trPr>
          <w:trHeight w:val="300"/>
        </w:trPr>
        <w:tc>
          <w:tcPr>
            <w:tcW w:w="2080" w:type="dxa"/>
            <w:tcMar/>
            <w:vAlign w:val="center"/>
          </w:tcPr>
          <w:p w:rsidR="5B683271" w:rsidP="5B683271" w:rsidRDefault="5B683271" w14:paraId="77312002" w14:textId="0F6393BD">
            <w:pPr>
              <w:pStyle w:val="Normal"/>
            </w:pPr>
          </w:p>
        </w:tc>
        <w:tc>
          <w:tcPr>
            <w:tcW w:w="3952" w:type="dxa"/>
            <w:tcMar/>
            <w:vAlign w:val="center"/>
          </w:tcPr>
          <w:p w:rsidR="5B683271" w:rsidP="5B683271" w:rsidRDefault="5B683271" w14:paraId="4E87A9EA" w14:textId="4DB393DF">
            <w:pPr>
              <w:pStyle w:val="Normal"/>
            </w:pPr>
          </w:p>
        </w:tc>
        <w:tc>
          <w:tcPr>
            <w:tcW w:w="2140" w:type="dxa"/>
            <w:tcMar/>
            <w:vAlign w:val="center"/>
          </w:tcPr>
          <w:p w:rsidR="5B683271" w:rsidP="5B683271" w:rsidRDefault="5B683271" w14:paraId="6980C9CB" w14:textId="3C112CAD">
            <w:pPr>
              <w:pStyle w:val="Normal"/>
            </w:pPr>
          </w:p>
        </w:tc>
      </w:tr>
    </w:tbl>
    <w:p w:rsidR="5B683271" w:rsidP="5B683271" w:rsidRDefault="5B683271" w14:paraId="3BD1ACA2" w14:textId="42E8C8E0">
      <w:pPr>
        <w:pStyle w:val="Normal"/>
        <w:jc w:val="left"/>
        <w:rPr>
          <w:sz w:val="24"/>
          <w:szCs w:val="24"/>
          <w:lang w:val="en-US"/>
        </w:rPr>
      </w:pPr>
    </w:p>
    <w:p w:rsidR="5B683271" w:rsidP="5B683271" w:rsidRDefault="5B683271" w14:paraId="2C7EF024" w14:textId="7827FFAF">
      <w:pPr>
        <w:pStyle w:val="Normal"/>
        <w:jc w:val="left"/>
        <w:rPr>
          <w:sz w:val="24"/>
          <w:szCs w:val="24"/>
          <w:lang w:val="en-US"/>
        </w:rPr>
      </w:pPr>
    </w:p>
    <w:p w:rsidR="7AADF091" w:rsidP="7AADF091" w:rsidRDefault="7AADF091" w14:paraId="69A2AA9A" w14:textId="7DC9FB73">
      <w:pPr>
        <w:pStyle w:val="Normal"/>
        <w:jc w:val="left"/>
        <w:rPr>
          <w:sz w:val="24"/>
          <w:szCs w:val="24"/>
          <w:lang w:val="en-US"/>
        </w:rPr>
      </w:pPr>
    </w:p>
    <w:p w:rsidR="5626C651" w:rsidP="7AADF091" w:rsidRDefault="5626C651" w14:paraId="0470516A" w14:textId="443355AA">
      <w:pPr>
        <w:pStyle w:val="Normal"/>
        <w:jc w:val="left"/>
        <w:rPr>
          <w:sz w:val="24"/>
          <w:szCs w:val="24"/>
          <w:lang w:val="en-US"/>
        </w:rPr>
      </w:pPr>
      <w:r w:rsidRPr="5B683271" w:rsidR="753914FB">
        <w:rPr>
          <w:sz w:val="24"/>
          <w:szCs w:val="24"/>
          <w:lang w:val="en-US"/>
        </w:rPr>
        <w:t>Escalation Recommend</w:t>
      </w:r>
      <w:r w:rsidRPr="5B683271" w:rsidR="753914FB">
        <w:rPr>
          <w:sz w:val="24"/>
          <w:szCs w:val="24"/>
          <w:lang w:val="en-US"/>
        </w:rPr>
        <w:t>ation or Dismissal Rationale</w:t>
      </w:r>
    </w:p>
    <w:p w:rsidR="0D50A928" w:rsidP="7AADF091" w:rsidRDefault="0D50A928" w14:paraId="47426FA4" w14:textId="4A1F58BF">
      <w:pPr>
        <w:pStyle w:val="Normal"/>
        <w:jc w:val="left"/>
        <w:rPr>
          <w:sz w:val="24"/>
          <w:szCs w:val="24"/>
          <w:lang w:val="en-US"/>
        </w:rPr>
      </w:pPr>
      <w:r w:rsidRPr="5B683271" w:rsidR="4F039392">
        <w:rPr>
          <w:sz w:val="24"/>
          <w:szCs w:val="24"/>
          <w:lang w:val="en-US"/>
        </w:rPr>
        <w:t xml:space="preserve">The FTP server </w:t>
      </w:r>
      <w:r w:rsidRPr="5B683271" w:rsidR="4E6A4F8C">
        <w:rPr>
          <w:sz w:val="24"/>
          <w:szCs w:val="24"/>
          <w:lang w:val="en-US"/>
        </w:rPr>
        <w:t>configuration files have been altered and changed with random characters.</w:t>
      </w:r>
      <w:r w:rsidRPr="5B683271" w:rsidR="4E6A4F8C">
        <w:rPr>
          <w:sz w:val="24"/>
          <w:szCs w:val="24"/>
          <w:lang w:val="en-US"/>
        </w:rPr>
        <w:t xml:space="preserve"> </w:t>
      </w:r>
      <w:r w:rsidRPr="5B683271" w:rsidR="5F556914">
        <w:rPr>
          <w:sz w:val="24"/>
          <w:szCs w:val="24"/>
          <w:lang w:val="en-US"/>
        </w:rPr>
        <w:t xml:space="preserve">Due to the presence of a Redline Info-Stealer hash on the FTP server, the system should be isolated from the network, evidence </w:t>
      </w:r>
      <w:r w:rsidRPr="5B683271" w:rsidR="5F556914">
        <w:rPr>
          <w:sz w:val="24"/>
          <w:szCs w:val="24"/>
          <w:lang w:val="en-US"/>
        </w:rPr>
        <w:t>preserved, and</w:t>
      </w:r>
      <w:r w:rsidRPr="5B683271" w:rsidR="5F556914">
        <w:rPr>
          <w:sz w:val="24"/>
          <w:szCs w:val="24"/>
          <w:lang w:val="en-US"/>
        </w:rPr>
        <w:t xml:space="preserve"> escalated to Tier 2 for forensic investigation.</w:t>
      </w:r>
      <w:r w:rsidRPr="5B683271" w:rsidR="78D81104">
        <w:rPr>
          <w:sz w:val="24"/>
          <w:szCs w:val="24"/>
          <w:lang w:val="en-US"/>
        </w:rPr>
        <w:t xml:space="preserve"> </w:t>
      </w:r>
      <w:r w:rsidRPr="5B683271" w:rsidR="138E4D09">
        <w:rPr>
          <w:sz w:val="24"/>
          <w:szCs w:val="24"/>
          <w:lang w:val="en-US"/>
        </w:rPr>
        <w:t>The laptop</w:t>
      </w:r>
      <w:r w:rsidRPr="5B683271" w:rsidR="75321B67">
        <w:rPr>
          <w:sz w:val="24"/>
          <w:szCs w:val="24"/>
          <w:lang w:val="en-US"/>
        </w:rPr>
        <w:t xml:space="preserve"> windows event viewer logs have been </w:t>
      </w:r>
      <w:r w:rsidRPr="5B683271" w:rsidR="75321B67">
        <w:rPr>
          <w:sz w:val="24"/>
          <w:szCs w:val="24"/>
          <w:lang w:val="en-US"/>
        </w:rPr>
        <w:t>completed</w:t>
      </w:r>
      <w:r w:rsidRPr="5B683271" w:rsidR="75321B67">
        <w:rPr>
          <w:sz w:val="24"/>
          <w:szCs w:val="24"/>
          <w:lang w:val="en-US"/>
        </w:rPr>
        <w:t xml:space="preserve"> deleted</w:t>
      </w:r>
      <w:r w:rsidRPr="5B683271" w:rsidR="75321B67">
        <w:rPr>
          <w:sz w:val="24"/>
          <w:szCs w:val="24"/>
          <w:lang w:val="en-US"/>
        </w:rPr>
        <w:t xml:space="preserve">. </w:t>
      </w:r>
      <w:r w:rsidRPr="5B683271" w:rsidR="75321B67">
        <w:rPr>
          <w:sz w:val="24"/>
          <w:szCs w:val="24"/>
          <w:lang w:val="en-US"/>
        </w:rPr>
        <w:t xml:space="preserve">An </w:t>
      </w:r>
      <w:r w:rsidRPr="5B683271" w:rsidR="691DDAC8">
        <w:rPr>
          <w:sz w:val="24"/>
          <w:szCs w:val="24"/>
          <w:lang w:val="en-US"/>
        </w:rPr>
        <w:t xml:space="preserve">escalation </w:t>
      </w:r>
      <w:r w:rsidRPr="5B683271" w:rsidR="691DDAC8">
        <w:rPr>
          <w:sz w:val="24"/>
          <w:szCs w:val="24"/>
          <w:lang w:val="en-US"/>
        </w:rPr>
        <w:t xml:space="preserve">to tier II is </w:t>
      </w:r>
      <w:r w:rsidRPr="5B683271" w:rsidR="23AD4D88">
        <w:rPr>
          <w:sz w:val="24"/>
          <w:szCs w:val="24"/>
          <w:lang w:val="en-US"/>
        </w:rPr>
        <w:t>needed</w:t>
      </w:r>
      <w:r w:rsidRPr="5B683271" w:rsidR="691DDAC8">
        <w:rPr>
          <w:sz w:val="24"/>
          <w:szCs w:val="24"/>
          <w:lang w:val="en-US"/>
        </w:rPr>
        <w:t xml:space="preserve"> where they would need to isolate the </w:t>
      </w:r>
      <w:r w:rsidRPr="5B683271" w:rsidR="08932563">
        <w:rPr>
          <w:sz w:val="24"/>
          <w:szCs w:val="24"/>
          <w:lang w:val="en-US"/>
        </w:rPr>
        <w:t>system,</w:t>
      </w:r>
      <w:r w:rsidRPr="5B683271" w:rsidR="691DDAC8">
        <w:rPr>
          <w:sz w:val="24"/>
          <w:szCs w:val="24"/>
          <w:lang w:val="en-US"/>
        </w:rPr>
        <w:t xml:space="preserve"> and </w:t>
      </w:r>
      <w:r w:rsidRPr="5B683271" w:rsidR="45B93099">
        <w:rPr>
          <w:sz w:val="24"/>
          <w:szCs w:val="24"/>
          <w:lang w:val="en-US"/>
        </w:rPr>
        <w:t xml:space="preserve">the laptop should be </w:t>
      </w:r>
      <w:r w:rsidRPr="5B683271" w:rsidR="45B93099">
        <w:rPr>
          <w:sz w:val="24"/>
          <w:szCs w:val="24"/>
          <w:lang w:val="en-US"/>
        </w:rPr>
        <w:t>reimaged</w:t>
      </w:r>
      <w:r w:rsidRPr="5B683271" w:rsidR="45B93099">
        <w:rPr>
          <w:sz w:val="24"/>
          <w:szCs w:val="24"/>
          <w:lang w:val="en-US"/>
        </w:rPr>
        <w:t>.</w:t>
      </w:r>
      <w:r w:rsidRPr="5B683271" w:rsidR="1564DCE8">
        <w:rPr>
          <w:sz w:val="24"/>
          <w:szCs w:val="24"/>
          <w:lang w:val="en-US"/>
        </w:rPr>
        <w:t xml:space="preserve"> </w:t>
      </w:r>
      <w:r w:rsidRPr="5B683271" w:rsidR="1564DCE8">
        <w:rPr>
          <w:sz w:val="24"/>
          <w:szCs w:val="24"/>
          <w:lang w:val="en-US"/>
        </w:rPr>
        <w:t>Anydesk</w:t>
      </w:r>
      <w:r w:rsidRPr="5B683271" w:rsidR="1564DCE8">
        <w:rPr>
          <w:sz w:val="24"/>
          <w:szCs w:val="24"/>
          <w:lang w:val="en-US"/>
        </w:rPr>
        <w:t xml:space="preserve"> has been installed on one of the </w:t>
      </w:r>
      <w:r w:rsidRPr="5B683271" w:rsidR="6D199C9A">
        <w:rPr>
          <w:sz w:val="24"/>
          <w:szCs w:val="24"/>
          <w:lang w:val="en-US"/>
        </w:rPr>
        <w:t>workstations</w:t>
      </w:r>
      <w:r w:rsidRPr="5B683271" w:rsidR="1564DCE8">
        <w:rPr>
          <w:sz w:val="24"/>
          <w:szCs w:val="24"/>
          <w:lang w:val="en-US"/>
        </w:rPr>
        <w:t xml:space="preserve"> without </w:t>
      </w:r>
      <w:r w:rsidRPr="5B683271" w:rsidR="5578CB88">
        <w:rPr>
          <w:sz w:val="24"/>
          <w:szCs w:val="24"/>
          <w:lang w:val="en-US"/>
        </w:rPr>
        <w:t>user</w:t>
      </w:r>
      <w:r w:rsidRPr="5B683271" w:rsidR="1564DCE8">
        <w:rPr>
          <w:sz w:val="24"/>
          <w:szCs w:val="24"/>
          <w:lang w:val="en-US"/>
        </w:rPr>
        <w:t xml:space="preserve"> </w:t>
      </w:r>
      <w:r w:rsidRPr="5B683271" w:rsidR="07CFADBF">
        <w:rPr>
          <w:sz w:val="24"/>
          <w:szCs w:val="24"/>
          <w:lang w:val="en-US"/>
        </w:rPr>
        <w:t>permission</w:t>
      </w:r>
      <w:r w:rsidRPr="5B683271" w:rsidR="6F213634">
        <w:rPr>
          <w:sz w:val="24"/>
          <w:szCs w:val="24"/>
          <w:lang w:val="en-US"/>
        </w:rPr>
        <w:t xml:space="preserve">. An escalation is needed as they would need to boot into safe mode to run </w:t>
      </w:r>
      <w:r w:rsidRPr="5B683271" w:rsidR="4B02E3B7">
        <w:rPr>
          <w:sz w:val="24"/>
          <w:szCs w:val="24"/>
          <w:lang w:val="en-US"/>
        </w:rPr>
        <w:t>a scan</w:t>
      </w:r>
      <w:r w:rsidRPr="5B683271" w:rsidR="6F213634">
        <w:rPr>
          <w:sz w:val="24"/>
          <w:szCs w:val="24"/>
          <w:lang w:val="en-US"/>
        </w:rPr>
        <w:t xml:space="preserve"> with </w:t>
      </w:r>
      <w:r w:rsidRPr="5B683271" w:rsidR="49A006DD">
        <w:rPr>
          <w:sz w:val="24"/>
          <w:szCs w:val="24"/>
          <w:lang w:val="en-US"/>
        </w:rPr>
        <w:t>antivirus</w:t>
      </w:r>
      <w:r w:rsidRPr="5B683271" w:rsidR="6F213634">
        <w:rPr>
          <w:sz w:val="24"/>
          <w:szCs w:val="24"/>
          <w:lang w:val="en-US"/>
        </w:rPr>
        <w:t xml:space="preserve"> software.</w:t>
      </w:r>
      <w:r w:rsidRPr="5B683271" w:rsidR="56C98DC7">
        <w:rPr>
          <w:sz w:val="24"/>
          <w:szCs w:val="24"/>
          <w:lang w:val="en-US"/>
        </w:rPr>
        <w:t xml:space="preserve"> </w:t>
      </w:r>
    </w:p>
    <w:p w:rsidR="7AADF091" w:rsidP="7AADF091" w:rsidRDefault="7AADF091" w14:paraId="04B46B26" w14:textId="012A9462">
      <w:pPr>
        <w:pStyle w:val="Normal"/>
        <w:jc w:val="left"/>
        <w:rPr>
          <w:sz w:val="24"/>
          <w:szCs w:val="24"/>
          <w:lang w:val="en-US"/>
        </w:rPr>
      </w:pPr>
    </w:p>
    <w:p w:rsidR="7AADF091" w:rsidP="7AADF091" w:rsidRDefault="7AADF091" w14:paraId="751E9D21" w14:textId="11460490">
      <w:pPr>
        <w:pStyle w:val="Normal"/>
        <w:jc w:val="left"/>
        <w:rPr>
          <w:sz w:val="24"/>
          <w:szCs w:val="24"/>
          <w:lang w:val="en-US"/>
        </w:rPr>
      </w:pPr>
    </w:p>
    <w:p w:rsidR="28A260CF" w:rsidP="7AADF091" w:rsidRDefault="28A260CF" w14:paraId="3DE1971F" w14:textId="6589E112">
      <w:pPr>
        <w:pStyle w:val="Normal"/>
        <w:jc w:val="left"/>
        <w:rPr>
          <w:sz w:val="24"/>
          <w:szCs w:val="24"/>
          <w:lang w:val="en-US"/>
        </w:rPr>
      </w:pPr>
      <w:r w:rsidRPr="5B683271" w:rsidR="56C98DC7">
        <w:rPr>
          <w:sz w:val="24"/>
          <w:szCs w:val="24"/>
          <w:lang w:val="en-US"/>
        </w:rPr>
        <w:t>Risk Asse</w:t>
      </w:r>
      <w:r w:rsidRPr="5B683271" w:rsidR="56C98DC7">
        <w:rPr>
          <w:sz w:val="24"/>
          <w:szCs w:val="24"/>
          <w:lang w:val="en-US"/>
        </w:rPr>
        <w:t>ssment &amp; Leadership Summary</w:t>
      </w:r>
    </w:p>
    <w:p w:rsidR="045DB685" w:rsidP="7AADF091" w:rsidRDefault="045DB685" w14:paraId="3BEDCA4E" w14:textId="77AC8DC1">
      <w:pPr>
        <w:pStyle w:val="Normal"/>
        <w:jc w:val="left"/>
        <w:rPr>
          <w:sz w:val="24"/>
          <w:szCs w:val="24"/>
          <w:lang w:val="en-US"/>
        </w:rPr>
      </w:pPr>
      <w:r w:rsidRPr="5B683271" w:rsidR="24640C5D">
        <w:rPr>
          <w:sz w:val="24"/>
          <w:szCs w:val="24"/>
          <w:lang w:val="en-US"/>
        </w:rPr>
        <w:t>Re</w:t>
      </w:r>
      <w:r w:rsidRPr="5B683271" w:rsidR="24640C5D">
        <w:rPr>
          <w:sz w:val="24"/>
          <w:szCs w:val="24"/>
          <w:lang w:val="en-US"/>
        </w:rPr>
        <w:t>dline CVSS score</w:t>
      </w:r>
      <w:r w:rsidRPr="5B683271" w:rsidR="43876CE1">
        <w:rPr>
          <w:sz w:val="24"/>
          <w:szCs w:val="24"/>
          <w:lang w:val="en-US"/>
        </w:rPr>
        <w:t xml:space="preserve"> </w:t>
      </w:r>
      <w:r w:rsidRPr="5B683271" w:rsidR="24640C5D">
        <w:rPr>
          <w:sz w:val="24"/>
          <w:szCs w:val="24"/>
          <w:lang w:val="en-US"/>
        </w:rPr>
        <w:t>9.1</w:t>
      </w:r>
    </w:p>
    <w:p w:rsidR="045DB685" w:rsidP="7AADF091" w:rsidRDefault="045DB685" w14:paraId="0C510F7F" w14:textId="019CFC0B">
      <w:pPr>
        <w:pStyle w:val="Normal"/>
        <w:jc w:val="left"/>
        <w:rPr>
          <w:sz w:val="24"/>
          <w:szCs w:val="24"/>
          <w:lang w:val="en-US"/>
        </w:rPr>
      </w:pPr>
      <w:r w:rsidRPr="5B683271" w:rsidR="24640C5D">
        <w:rPr>
          <w:sz w:val="24"/>
          <w:szCs w:val="24"/>
          <w:lang w:val="en-US"/>
        </w:rPr>
        <w:t>Blackca</w:t>
      </w:r>
      <w:r w:rsidRPr="5B683271" w:rsidR="0E116FBC">
        <w:rPr>
          <w:sz w:val="24"/>
          <w:szCs w:val="24"/>
          <w:lang w:val="en-US"/>
        </w:rPr>
        <w:t xml:space="preserve">t CVSS score </w:t>
      </w:r>
      <w:r w:rsidRPr="5B683271" w:rsidR="0E116FBC">
        <w:rPr>
          <w:sz w:val="24"/>
          <w:szCs w:val="24"/>
          <w:lang w:val="en-US"/>
        </w:rPr>
        <w:t>9.8</w:t>
      </w:r>
    </w:p>
    <w:p w:rsidR="6DCDACE9" w:rsidP="7AADF091" w:rsidRDefault="6DCDACE9" w14:paraId="79B0B028" w14:textId="20FB964A">
      <w:pPr>
        <w:pStyle w:val="Normal"/>
        <w:jc w:val="left"/>
        <w:rPr>
          <w:sz w:val="24"/>
          <w:szCs w:val="24"/>
        </w:rPr>
      </w:pPr>
      <w:r w:rsidRPr="5B683271" w:rsidR="0E116FBC">
        <w:rPr>
          <w:sz w:val="24"/>
          <w:szCs w:val="24"/>
        </w:rPr>
        <w:t>AvosLocker</w:t>
      </w:r>
      <w:r w:rsidRPr="5B683271" w:rsidR="0E116FBC">
        <w:rPr>
          <w:sz w:val="24"/>
          <w:szCs w:val="24"/>
        </w:rPr>
        <w:t xml:space="preserve"> CVSS score 9.8</w:t>
      </w:r>
    </w:p>
    <w:p w:rsidR="7AADF091" w:rsidP="7AADF091" w:rsidRDefault="7AADF091" w14:paraId="477772A5" w14:textId="6CBA7B81">
      <w:pPr>
        <w:pStyle w:val="Normal"/>
        <w:jc w:val="left"/>
        <w:rPr>
          <w:sz w:val="24"/>
          <w:szCs w:val="24"/>
          <w:lang w:val="en-US"/>
        </w:rPr>
      </w:pPr>
    </w:p>
    <w:p w:rsidR="6DCDACE9" w:rsidP="7AADF091" w:rsidRDefault="6DCDACE9" w14:paraId="357CA703" w14:textId="00F6B9E7">
      <w:pPr>
        <w:pStyle w:val="Normal"/>
        <w:ind w:left="0"/>
        <w:jc w:val="left"/>
        <w:rPr>
          <w:sz w:val="24"/>
          <w:szCs w:val="24"/>
        </w:rPr>
      </w:pPr>
      <w:r w:rsidRPr="5B683271" w:rsidR="0E116FBC">
        <w:rPr>
          <w:sz w:val="24"/>
          <w:szCs w:val="24"/>
          <w:lang w:val="en-US"/>
        </w:rPr>
        <w:t>On the past</w:t>
      </w:r>
      <w:r w:rsidRPr="5B683271" w:rsidR="302701DC">
        <w:rPr>
          <w:sz w:val="24"/>
          <w:szCs w:val="24"/>
          <w:lang w:val="en-US"/>
        </w:rPr>
        <w:t xml:space="preserve"> few months, we have an increase </w:t>
      </w:r>
      <w:r w:rsidRPr="5B683271" w:rsidR="2E99EDBD">
        <w:rPr>
          <w:sz w:val="24"/>
          <w:szCs w:val="24"/>
          <w:lang w:val="en-US"/>
        </w:rPr>
        <w:t xml:space="preserve">of </w:t>
      </w:r>
      <w:r w:rsidRPr="5B683271" w:rsidR="302701DC">
        <w:rPr>
          <w:sz w:val="24"/>
          <w:szCs w:val="24"/>
          <w:lang w:val="en-US"/>
        </w:rPr>
        <w:t xml:space="preserve">match </w:t>
      </w:r>
      <w:r w:rsidRPr="5B683271" w:rsidR="07FFD9F0">
        <w:rPr>
          <w:sz w:val="24"/>
          <w:szCs w:val="24"/>
          <w:lang w:val="en-US"/>
        </w:rPr>
        <w:t>malicious</w:t>
      </w:r>
      <w:r w:rsidRPr="5B683271" w:rsidR="2FF5358F">
        <w:rPr>
          <w:sz w:val="24"/>
          <w:szCs w:val="24"/>
          <w:lang w:val="en-US"/>
        </w:rPr>
        <w:t xml:space="preserve"> hashes which being: </w:t>
      </w:r>
      <w:r w:rsidRPr="5B683271" w:rsidR="2FF5358F">
        <w:rPr>
          <w:sz w:val="24"/>
          <w:szCs w:val="24"/>
        </w:rPr>
        <w:t>Redline info-stealer</w:t>
      </w:r>
    </w:p>
    <w:p w:rsidR="08CA7603" w:rsidP="7AADF091" w:rsidRDefault="08CA7603" w14:paraId="2B3DBBE4" w14:textId="62459D28">
      <w:pPr>
        <w:pStyle w:val="Normal"/>
        <w:ind w:left="0"/>
        <w:jc w:val="left"/>
        <w:rPr>
          <w:sz w:val="24"/>
          <w:szCs w:val="24"/>
        </w:rPr>
      </w:pPr>
      <w:r w:rsidRPr="5B683271" w:rsidR="2FF5358F">
        <w:rPr>
          <w:sz w:val="24"/>
          <w:szCs w:val="24"/>
        </w:rPr>
        <w:t>Blackcat ransomware</w:t>
      </w:r>
    </w:p>
    <w:p w:rsidR="08CA7603" w:rsidP="7AADF091" w:rsidRDefault="08CA7603" w14:paraId="10E0DE3F" w14:textId="72DFBE27">
      <w:pPr>
        <w:pStyle w:val="Normal"/>
        <w:ind w:left="0"/>
        <w:jc w:val="left"/>
        <w:rPr>
          <w:sz w:val="24"/>
          <w:szCs w:val="24"/>
        </w:rPr>
      </w:pPr>
      <w:r w:rsidRPr="5B683271" w:rsidR="2FF5358F">
        <w:rPr>
          <w:sz w:val="24"/>
          <w:szCs w:val="24"/>
        </w:rPr>
        <w:t>AvosLocker</w:t>
      </w:r>
      <w:r w:rsidRPr="5B683271" w:rsidR="2FF5358F">
        <w:rPr>
          <w:sz w:val="24"/>
          <w:szCs w:val="24"/>
        </w:rPr>
        <w:t xml:space="preserve"> ransomware</w:t>
      </w:r>
    </w:p>
    <w:p w:rsidR="08CA7603" w:rsidP="5B683271" w:rsidRDefault="08CA7603" w14:paraId="11D93AEC" w14:textId="2FD090AB">
      <w:pPr>
        <w:pStyle w:val="Normal"/>
        <w:spacing w:before="240" w:beforeAutospacing="off" w:after="240" w:afterAutospacing="off"/>
        <w:ind/>
        <w:jc w:val="left"/>
        <w:rPr>
          <w:sz w:val="24"/>
          <w:szCs w:val="24"/>
        </w:rPr>
      </w:pPr>
      <w:r w:rsidRPr="5B683271" w:rsidR="7728A5EC">
        <w:rPr>
          <w:sz w:val="24"/>
          <w:szCs w:val="24"/>
        </w:rPr>
        <w:t xml:space="preserve">Three malicious hash matches associated with Redline </w:t>
      </w:r>
      <w:r w:rsidRPr="5B683271" w:rsidR="7728A5EC">
        <w:rPr>
          <w:sz w:val="24"/>
          <w:szCs w:val="24"/>
        </w:rPr>
        <w:t>info</w:t>
      </w:r>
      <w:r w:rsidRPr="5B683271" w:rsidR="7728A5EC">
        <w:rPr>
          <w:sz w:val="24"/>
          <w:szCs w:val="24"/>
        </w:rPr>
        <w:t xml:space="preserve">-Stealer, </w:t>
      </w:r>
      <w:r w:rsidRPr="5B683271" w:rsidR="7728A5EC">
        <w:rPr>
          <w:sz w:val="24"/>
          <w:szCs w:val="24"/>
        </w:rPr>
        <w:t>BlackCat</w:t>
      </w:r>
      <w:r w:rsidRPr="5B683271" w:rsidR="7728A5EC">
        <w:rPr>
          <w:sz w:val="24"/>
          <w:szCs w:val="24"/>
        </w:rPr>
        <w:t xml:space="preserve"> Ransomware, and AvosLocker Ransomware were </w:t>
      </w:r>
      <w:r w:rsidRPr="5B683271" w:rsidR="7728A5EC">
        <w:rPr>
          <w:sz w:val="24"/>
          <w:szCs w:val="24"/>
        </w:rPr>
        <w:t>identified</w:t>
      </w:r>
      <w:r w:rsidRPr="5B683271" w:rsidR="7728A5EC">
        <w:rPr>
          <w:sz w:val="24"/>
          <w:szCs w:val="24"/>
        </w:rPr>
        <w:t xml:space="preserve"> during the 30-day IOC search. These malware fami</w:t>
      </w:r>
      <w:r w:rsidRPr="5B683271" w:rsidR="579C469F">
        <w:rPr>
          <w:sz w:val="24"/>
          <w:szCs w:val="24"/>
        </w:rPr>
        <w:t xml:space="preserve">lies are known for credential </w:t>
      </w:r>
      <w:r w:rsidRPr="5B683271" w:rsidR="579C469F">
        <w:rPr>
          <w:rFonts w:ascii="Aptos" w:hAnsi="Aptos" w:eastAsia="Aptos" w:cs="Aptos"/>
          <w:noProof w:val="0"/>
          <w:sz w:val="24"/>
          <w:szCs w:val="24"/>
          <w:lang w:val="en-US"/>
        </w:rPr>
        <w:t>data exfiltration, ransomware deployment, and operational disruption.</w:t>
      </w:r>
    </w:p>
    <w:p w:rsidR="08CA7603" w:rsidP="5B683271" w:rsidRDefault="08CA7603" w14:paraId="65B3F04A" w14:textId="1D38BDBD">
      <w:pPr>
        <w:spacing w:before="240" w:beforeAutospacing="off" w:after="240" w:afterAutospacing="off"/>
        <w:ind/>
        <w:jc w:val="left"/>
      </w:pPr>
      <w:r w:rsidRPr="5B683271" w:rsidR="579C469F">
        <w:rPr>
          <w:rFonts w:ascii="Aptos" w:hAnsi="Aptos" w:eastAsia="Aptos" w:cs="Aptos"/>
          <w:noProof w:val="0"/>
          <w:sz w:val="24"/>
          <w:szCs w:val="24"/>
          <w:lang w:val="en-US"/>
        </w:rPr>
        <w:t>The affected assets include an FTP server, a corporate laptop, and a workstation. If these indicators represent active compromise, the organization could face unauthorized access to sensitive business data, loss of system availability, potential regulatory reporting requirements, and significant incident response costs.</w:t>
      </w:r>
    </w:p>
    <w:p w:rsidR="08CA7603" w:rsidP="5B683271" w:rsidRDefault="08CA7603" w14:paraId="7EDE9500" w14:textId="769D9019">
      <w:pPr>
        <w:spacing w:before="240" w:beforeAutospacing="off" w:after="240" w:afterAutospacing="off"/>
        <w:ind/>
        <w:jc w:val="left"/>
      </w:pPr>
      <w:r w:rsidRPr="5B683271" w:rsidR="579C469F">
        <w:rPr>
          <w:rFonts w:ascii="Aptos" w:hAnsi="Aptos" w:eastAsia="Aptos" w:cs="Aptos"/>
          <w:noProof w:val="0"/>
          <w:sz w:val="24"/>
          <w:szCs w:val="24"/>
          <w:lang w:val="en-US"/>
        </w:rPr>
        <w:t>Due to the presence of ransomware-associated indicators on multiple systems, this activity should be treated as High Severity and escalated for immediate Tier 2 investigation and containment.</w:t>
      </w:r>
    </w:p>
    <w:p w:rsidR="08CA7603" w:rsidP="7AADF091" w:rsidRDefault="08CA7603" w14:paraId="58789A5A" w14:textId="4640B2A3">
      <w:pPr>
        <w:pStyle w:val="Normal"/>
        <w:ind w:left="0"/>
        <w:jc w:val="left"/>
        <w:rPr>
          <w:sz w:val="24"/>
          <w:szCs w:val="24"/>
        </w:rPr>
      </w:pPr>
    </w:p>
    <w:sectPr w:rsidR="008A251A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17YXaWfQSOXPuL" int2:id="pFTE4YIj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9">
    <w:nsid w:val="4f7f49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531d4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39b9e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35C0965"/>
    <w:multiLevelType w:val="multilevel"/>
    <w:tmpl w:val="1A7A2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222D473C"/>
    <w:multiLevelType w:val="multilevel"/>
    <w:tmpl w:val="FA2CF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2EDB4336"/>
    <w:multiLevelType w:val="multilevel"/>
    <w:tmpl w:val="6C66F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35C62957"/>
    <w:multiLevelType w:val="multilevel"/>
    <w:tmpl w:val="366C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42F745DD"/>
    <w:multiLevelType w:val="multilevel"/>
    <w:tmpl w:val="C9AAF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64393499"/>
    <w:multiLevelType w:val="multilevel"/>
    <w:tmpl w:val="06AA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73DB6874"/>
    <w:multiLevelType w:val="multilevel"/>
    <w:tmpl w:val="0A68B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0">
    <w:abstractNumId w:val="9"/>
  </w:num>
  <w:num w:numId="9">
    <w:abstractNumId w:val="8"/>
  </w:num>
  <w:num w:numId="8">
    <w:abstractNumId w:val="7"/>
  </w:num>
  <w:num w:numId="1" w16cid:durableId="1157722587">
    <w:abstractNumId w:val="2"/>
  </w:num>
  <w:num w:numId="2" w16cid:durableId="1135365370">
    <w:abstractNumId w:val="3"/>
  </w:num>
  <w:num w:numId="3" w16cid:durableId="220793115">
    <w:abstractNumId w:val="5"/>
  </w:num>
  <w:num w:numId="4" w16cid:durableId="253125860">
    <w:abstractNumId w:val="0"/>
  </w:num>
  <w:num w:numId="5" w16cid:durableId="1055542157">
    <w:abstractNumId w:val="4"/>
  </w:num>
  <w:num w:numId="6" w16cid:durableId="295336563">
    <w:abstractNumId w:val="1"/>
  </w:num>
  <w:num w:numId="7" w16cid:durableId="5690812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2FC"/>
    <w:rsid w:val="006B0D3C"/>
    <w:rsid w:val="008A251A"/>
    <w:rsid w:val="008F1926"/>
    <w:rsid w:val="009B167D"/>
    <w:rsid w:val="00C272FC"/>
    <w:rsid w:val="00C31E1B"/>
    <w:rsid w:val="00E9ED9E"/>
    <w:rsid w:val="00F71EC7"/>
    <w:rsid w:val="010402E7"/>
    <w:rsid w:val="017946CD"/>
    <w:rsid w:val="01D54AD4"/>
    <w:rsid w:val="030AFF71"/>
    <w:rsid w:val="0320E494"/>
    <w:rsid w:val="0398B6C7"/>
    <w:rsid w:val="03DCC2A5"/>
    <w:rsid w:val="045DB685"/>
    <w:rsid w:val="0460695A"/>
    <w:rsid w:val="0506526F"/>
    <w:rsid w:val="063AC5D1"/>
    <w:rsid w:val="067D92C7"/>
    <w:rsid w:val="075D3AA3"/>
    <w:rsid w:val="07CFADBF"/>
    <w:rsid w:val="07FFD9F0"/>
    <w:rsid w:val="0816AFB6"/>
    <w:rsid w:val="08520332"/>
    <w:rsid w:val="0853FBBF"/>
    <w:rsid w:val="087CCBB5"/>
    <w:rsid w:val="08932563"/>
    <w:rsid w:val="089FDFF6"/>
    <w:rsid w:val="08CA7603"/>
    <w:rsid w:val="08D34CB8"/>
    <w:rsid w:val="0A20D84F"/>
    <w:rsid w:val="0A96F103"/>
    <w:rsid w:val="0AA1DC54"/>
    <w:rsid w:val="0B05B80B"/>
    <w:rsid w:val="0BB9BED0"/>
    <w:rsid w:val="0BFCDB86"/>
    <w:rsid w:val="0C1C3AC4"/>
    <w:rsid w:val="0C634910"/>
    <w:rsid w:val="0CADC254"/>
    <w:rsid w:val="0D0B8B31"/>
    <w:rsid w:val="0D0E6E97"/>
    <w:rsid w:val="0D11C760"/>
    <w:rsid w:val="0D50A928"/>
    <w:rsid w:val="0D7721ED"/>
    <w:rsid w:val="0E116FBC"/>
    <w:rsid w:val="0E3E2023"/>
    <w:rsid w:val="0E51D8AC"/>
    <w:rsid w:val="0E88F980"/>
    <w:rsid w:val="0F61F9B8"/>
    <w:rsid w:val="0F94F27D"/>
    <w:rsid w:val="0F987732"/>
    <w:rsid w:val="0FD73D3F"/>
    <w:rsid w:val="0FD85C2A"/>
    <w:rsid w:val="10730CDC"/>
    <w:rsid w:val="1078182E"/>
    <w:rsid w:val="108888B8"/>
    <w:rsid w:val="111E96A4"/>
    <w:rsid w:val="1154C1C1"/>
    <w:rsid w:val="1181D6DB"/>
    <w:rsid w:val="11951CFA"/>
    <w:rsid w:val="11BA9ED9"/>
    <w:rsid w:val="11BF3AE2"/>
    <w:rsid w:val="13064292"/>
    <w:rsid w:val="136A7486"/>
    <w:rsid w:val="138E4D09"/>
    <w:rsid w:val="13D93131"/>
    <w:rsid w:val="13ED0718"/>
    <w:rsid w:val="148412AD"/>
    <w:rsid w:val="1494519F"/>
    <w:rsid w:val="14A5F3C4"/>
    <w:rsid w:val="15570785"/>
    <w:rsid w:val="1564DCE8"/>
    <w:rsid w:val="15A147CE"/>
    <w:rsid w:val="160AC9CE"/>
    <w:rsid w:val="16906269"/>
    <w:rsid w:val="169CF779"/>
    <w:rsid w:val="16D1A620"/>
    <w:rsid w:val="16DF5486"/>
    <w:rsid w:val="171D115A"/>
    <w:rsid w:val="17408492"/>
    <w:rsid w:val="17A88D2C"/>
    <w:rsid w:val="17C13A44"/>
    <w:rsid w:val="18277B16"/>
    <w:rsid w:val="188FAE59"/>
    <w:rsid w:val="18A7D363"/>
    <w:rsid w:val="18A9A1B2"/>
    <w:rsid w:val="18FAEA5D"/>
    <w:rsid w:val="191A0872"/>
    <w:rsid w:val="199768AC"/>
    <w:rsid w:val="1A76A5EF"/>
    <w:rsid w:val="1AAB66F5"/>
    <w:rsid w:val="1AF42F6B"/>
    <w:rsid w:val="1B02145C"/>
    <w:rsid w:val="1B3D498B"/>
    <w:rsid w:val="1B96D5F6"/>
    <w:rsid w:val="1B9E4496"/>
    <w:rsid w:val="1BAACF81"/>
    <w:rsid w:val="1C22B9F4"/>
    <w:rsid w:val="1C3133A7"/>
    <w:rsid w:val="1C4565DF"/>
    <w:rsid w:val="1CA839BC"/>
    <w:rsid w:val="1CC0C343"/>
    <w:rsid w:val="1D3EED21"/>
    <w:rsid w:val="1D445766"/>
    <w:rsid w:val="1D4BD2F1"/>
    <w:rsid w:val="1D728FF4"/>
    <w:rsid w:val="1E6F6369"/>
    <w:rsid w:val="1E775966"/>
    <w:rsid w:val="1EFFCE8F"/>
    <w:rsid w:val="1F9CEAC0"/>
    <w:rsid w:val="1FDC1261"/>
    <w:rsid w:val="201F53E8"/>
    <w:rsid w:val="2049CF4C"/>
    <w:rsid w:val="209DC78D"/>
    <w:rsid w:val="21FF586B"/>
    <w:rsid w:val="2237E73A"/>
    <w:rsid w:val="2308B0B1"/>
    <w:rsid w:val="230C86CC"/>
    <w:rsid w:val="232321E6"/>
    <w:rsid w:val="23993251"/>
    <w:rsid w:val="23AD4D88"/>
    <w:rsid w:val="23EAC263"/>
    <w:rsid w:val="2407B65F"/>
    <w:rsid w:val="2431D9AD"/>
    <w:rsid w:val="24640C5D"/>
    <w:rsid w:val="24BE1EBD"/>
    <w:rsid w:val="24F461F6"/>
    <w:rsid w:val="256B4E13"/>
    <w:rsid w:val="261CBA33"/>
    <w:rsid w:val="266D8908"/>
    <w:rsid w:val="2679FE38"/>
    <w:rsid w:val="26E531FA"/>
    <w:rsid w:val="27CAA5D7"/>
    <w:rsid w:val="28245C36"/>
    <w:rsid w:val="28A260CF"/>
    <w:rsid w:val="28B88403"/>
    <w:rsid w:val="28E568CC"/>
    <w:rsid w:val="293108F9"/>
    <w:rsid w:val="29BBCBA0"/>
    <w:rsid w:val="2A06F06E"/>
    <w:rsid w:val="2A7548A3"/>
    <w:rsid w:val="2AD54646"/>
    <w:rsid w:val="2B4BE368"/>
    <w:rsid w:val="2B7308AF"/>
    <w:rsid w:val="2BA729B5"/>
    <w:rsid w:val="2C25290F"/>
    <w:rsid w:val="2CB3AAA1"/>
    <w:rsid w:val="2DDA043B"/>
    <w:rsid w:val="2E5C885B"/>
    <w:rsid w:val="2E98D512"/>
    <w:rsid w:val="2E99EDBD"/>
    <w:rsid w:val="2F36CEA2"/>
    <w:rsid w:val="2F712442"/>
    <w:rsid w:val="2F72FA37"/>
    <w:rsid w:val="2FC246B2"/>
    <w:rsid w:val="2FDE24FE"/>
    <w:rsid w:val="2FF5358F"/>
    <w:rsid w:val="2FF8C278"/>
    <w:rsid w:val="3006A633"/>
    <w:rsid w:val="302701DC"/>
    <w:rsid w:val="3038DF0E"/>
    <w:rsid w:val="308FC686"/>
    <w:rsid w:val="312070B1"/>
    <w:rsid w:val="318C74BB"/>
    <w:rsid w:val="31DA8A8E"/>
    <w:rsid w:val="31FF4827"/>
    <w:rsid w:val="32029D0B"/>
    <w:rsid w:val="329AEC9A"/>
    <w:rsid w:val="33212B78"/>
    <w:rsid w:val="339B1958"/>
    <w:rsid w:val="33DBC3A1"/>
    <w:rsid w:val="3405B2BC"/>
    <w:rsid w:val="344D2E74"/>
    <w:rsid w:val="3530EE2A"/>
    <w:rsid w:val="35A58453"/>
    <w:rsid w:val="360973A0"/>
    <w:rsid w:val="3664EB75"/>
    <w:rsid w:val="36EA71DC"/>
    <w:rsid w:val="37221547"/>
    <w:rsid w:val="38533024"/>
    <w:rsid w:val="38B10934"/>
    <w:rsid w:val="38D27785"/>
    <w:rsid w:val="392FB4B4"/>
    <w:rsid w:val="3952FBB9"/>
    <w:rsid w:val="39C31B5F"/>
    <w:rsid w:val="39E52D3B"/>
    <w:rsid w:val="3A4FA66B"/>
    <w:rsid w:val="3AC00D66"/>
    <w:rsid w:val="3AEACD27"/>
    <w:rsid w:val="3AF094AE"/>
    <w:rsid w:val="3B52CC45"/>
    <w:rsid w:val="3BA7154D"/>
    <w:rsid w:val="3CBD7BD4"/>
    <w:rsid w:val="3D009945"/>
    <w:rsid w:val="3D8CD36F"/>
    <w:rsid w:val="3DB468EA"/>
    <w:rsid w:val="3DF87298"/>
    <w:rsid w:val="3E0B99C0"/>
    <w:rsid w:val="3E2225CB"/>
    <w:rsid w:val="3E2658D9"/>
    <w:rsid w:val="3F7B2F23"/>
    <w:rsid w:val="3F9CB111"/>
    <w:rsid w:val="40309479"/>
    <w:rsid w:val="408780C9"/>
    <w:rsid w:val="40BBC47C"/>
    <w:rsid w:val="41884815"/>
    <w:rsid w:val="427BE4D5"/>
    <w:rsid w:val="42A59D3F"/>
    <w:rsid w:val="43876CE1"/>
    <w:rsid w:val="43E1F8BC"/>
    <w:rsid w:val="43E504B4"/>
    <w:rsid w:val="443BC55E"/>
    <w:rsid w:val="444F150F"/>
    <w:rsid w:val="445DE24C"/>
    <w:rsid w:val="44C9A013"/>
    <w:rsid w:val="4525FC53"/>
    <w:rsid w:val="45843B03"/>
    <w:rsid w:val="458EDC91"/>
    <w:rsid w:val="45B5463F"/>
    <w:rsid w:val="45B93099"/>
    <w:rsid w:val="46323F7D"/>
    <w:rsid w:val="467AEB65"/>
    <w:rsid w:val="4692CB32"/>
    <w:rsid w:val="46E2B8FE"/>
    <w:rsid w:val="4870BF57"/>
    <w:rsid w:val="48A056FE"/>
    <w:rsid w:val="48BB8628"/>
    <w:rsid w:val="4928DE58"/>
    <w:rsid w:val="497014C0"/>
    <w:rsid w:val="49A006DD"/>
    <w:rsid w:val="4A1971B0"/>
    <w:rsid w:val="4A36223E"/>
    <w:rsid w:val="4A72F66C"/>
    <w:rsid w:val="4AED1972"/>
    <w:rsid w:val="4B02E3B7"/>
    <w:rsid w:val="4B7B30C6"/>
    <w:rsid w:val="4B9B1B3E"/>
    <w:rsid w:val="4C67674C"/>
    <w:rsid w:val="4CEC951A"/>
    <w:rsid w:val="4D0F05E6"/>
    <w:rsid w:val="4D226C4D"/>
    <w:rsid w:val="4D35D81E"/>
    <w:rsid w:val="4E5783F1"/>
    <w:rsid w:val="4E6A4F8C"/>
    <w:rsid w:val="4E826EF3"/>
    <w:rsid w:val="4E92F2EB"/>
    <w:rsid w:val="4EDD3D1C"/>
    <w:rsid w:val="4F039392"/>
    <w:rsid w:val="4F12A1B0"/>
    <w:rsid w:val="4F94EFBC"/>
    <w:rsid w:val="4FBB94CF"/>
    <w:rsid w:val="4FCB23D8"/>
    <w:rsid w:val="502FE919"/>
    <w:rsid w:val="508C6D37"/>
    <w:rsid w:val="50D22107"/>
    <w:rsid w:val="50DB0B90"/>
    <w:rsid w:val="510EFC64"/>
    <w:rsid w:val="5116E61C"/>
    <w:rsid w:val="5148782A"/>
    <w:rsid w:val="518650CE"/>
    <w:rsid w:val="51F5D010"/>
    <w:rsid w:val="520422A8"/>
    <w:rsid w:val="525E53D9"/>
    <w:rsid w:val="53F149D4"/>
    <w:rsid w:val="54014421"/>
    <w:rsid w:val="542CCC4E"/>
    <w:rsid w:val="552CD4AE"/>
    <w:rsid w:val="5530D740"/>
    <w:rsid w:val="5578CB88"/>
    <w:rsid w:val="558364A5"/>
    <w:rsid w:val="5583D91D"/>
    <w:rsid w:val="559466B2"/>
    <w:rsid w:val="5626C651"/>
    <w:rsid w:val="56AB2FB5"/>
    <w:rsid w:val="56C98DC7"/>
    <w:rsid w:val="56F8AC41"/>
    <w:rsid w:val="5785228B"/>
    <w:rsid w:val="579C469F"/>
    <w:rsid w:val="579CAFBA"/>
    <w:rsid w:val="57E68DEC"/>
    <w:rsid w:val="583A7AF0"/>
    <w:rsid w:val="588C6C16"/>
    <w:rsid w:val="58D5AF1D"/>
    <w:rsid w:val="59A3D72A"/>
    <w:rsid w:val="59E053A7"/>
    <w:rsid w:val="5A31540B"/>
    <w:rsid w:val="5A536618"/>
    <w:rsid w:val="5ACAAFC3"/>
    <w:rsid w:val="5AF79E17"/>
    <w:rsid w:val="5B282DED"/>
    <w:rsid w:val="5B3B1416"/>
    <w:rsid w:val="5B683271"/>
    <w:rsid w:val="5C1C1424"/>
    <w:rsid w:val="5C9447C3"/>
    <w:rsid w:val="5CBA5657"/>
    <w:rsid w:val="5CE7D7B2"/>
    <w:rsid w:val="5DC25665"/>
    <w:rsid w:val="5ED4C080"/>
    <w:rsid w:val="5F556914"/>
    <w:rsid w:val="5FCFBA8B"/>
    <w:rsid w:val="6003F4E5"/>
    <w:rsid w:val="60D58E1D"/>
    <w:rsid w:val="60DDC760"/>
    <w:rsid w:val="60E94462"/>
    <w:rsid w:val="6125358A"/>
    <w:rsid w:val="6131F62C"/>
    <w:rsid w:val="616812FD"/>
    <w:rsid w:val="61D6AB09"/>
    <w:rsid w:val="62072F99"/>
    <w:rsid w:val="6297C926"/>
    <w:rsid w:val="635B3C88"/>
    <w:rsid w:val="638F4C8F"/>
    <w:rsid w:val="639265C3"/>
    <w:rsid w:val="6416BD0A"/>
    <w:rsid w:val="653F8353"/>
    <w:rsid w:val="65AE45D8"/>
    <w:rsid w:val="6610B7B2"/>
    <w:rsid w:val="67202490"/>
    <w:rsid w:val="6759F4BC"/>
    <w:rsid w:val="67AB113D"/>
    <w:rsid w:val="68A72C20"/>
    <w:rsid w:val="69099906"/>
    <w:rsid w:val="691DDAC8"/>
    <w:rsid w:val="6974425C"/>
    <w:rsid w:val="699BD5F4"/>
    <w:rsid w:val="69BCA3A4"/>
    <w:rsid w:val="6A0C6733"/>
    <w:rsid w:val="6A22C104"/>
    <w:rsid w:val="6AC87FEA"/>
    <w:rsid w:val="6B1F6051"/>
    <w:rsid w:val="6B53CDAF"/>
    <w:rsid w:val="6C082AFE"/>
    <w:rsid w:val="6C104B34"/>
    <w:rsid w:val="6C68395A"/>
    <w:rsid w:val="6CD06910"/>
    <w:rsid w:val="6D00378C"/>
    <w:rsid w:val="6D199C9A"/>
    <w:rsid w:val="6D2F690E"/>
    <w:rsid w:val="6D708233"/>
    <w:rsid w:val="6DCDACE9"/>
    <w:rsid w:val="6DD676D1"/>
    <w:rsid w:val="6E1FEB9F"/>
    <w:rsid w:val="6EF66481"/>
    <w:rsid w:val="6F213634"/>
    <w:rsid w:val="6F25C3A2"/>
    <w:rsid w:val="6FB3D5B7"/>
    <w:rsid w:val="71564407"/>
    <w:rsid w:val="71B5F483"/>
    <w:rsid w:val="71B5F7E7"/>
    <w:rsid w:val="71C9D821"/>
    <w:rsid w:val="72065EFD"/>
    <w:rsid w:val="722BA6F1"/>
    <w:rsid w:val="7253C6B5"/>
    <w:rsid w:val="72D38E7E"/>
    <w:rsid w:val="7311BA4D"/>
    <w:rsid w:val="73E0D78C"/>
    <w:rsid w:val="73FF4371"/>
    <w:rsid w:val="7406B395"/>
    <w:rsid w:val="74E412AC"/>
    <w:rsid w:val="75321B67"/>
    <w:rsid w:val="75360A4A"/>
    <w:rsid w:val="753914FB"/>
    <w:rsid w:val="755B524E"/>
    <w:rsid w:val="756C658B"/>
    <w:rsid w:val="758B2CD7"/>
    <w:rsid w:val="759D0B88"/>
    <w:rsid w:val="75F5B58C"/>
    <w:rsid w:val="76453DB4"/>
    <w:rsid w:val="76465FAC"/>
    <w:rsid w:val="765F6657"/>
    <w:rsid w:val="76983A84"/>
    <w:rsid w:val="76E97E49"/>
    <w:rsid w:val="7728A5EC"/>
    <w:rsid w:val="7820C8D2"/>
    <w:rsid w:val="783BE348"/>
    <w:rsid w:val="7863F9AC"/>
    <w:rsid w:val="78D81104"/>
    <w:rsid w:val="78F7A0D1"/>
    <w:rsid w:val="7956D9EF"/>
    <w:rsid w:val="795E4A07"/>
    <w:rsid w:val="79C04308"/>
    <w:rsid w:val="79FE1704"/>
    <w:rsid w:val="7A084257"/>
    <w:rsid w:val="7A23DB30"/>
    <w:rsid w:val="7A26FFBF"/>
    <w:rsid w:val="7AADF091"/>
    <w:rsid w:val="7B543481"/>
    <w:rsid w:val="7B744B7F"/>
    <w:rsid w:val="7C21392B"/>
    <w:rsid w:val="7C9FDA0B"/>
    <w:rsid w:val="7D2E0DCE"/>
    <w:rsid w:val="7D45911A"/>
    <w:rsid w:val="7DCF86DD"/>
    <w:rsid w:val="7E003AB1"/>
    <w:rsid w:val="7E0320CE"/>
    <w:rsid w:val="7E28D6A8"/>
    <w:rsid w:val="7E836017"/>
    <w:rsid w:val="7EE25EF7"/>
    <w:rsid w:val="7F072C89"/>
    <w:rsid w:val="7FD65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87D0A"/>
  <w15:chartTrackingRefBased/>
  <w15:docId w15:val="{FDCB5B82-D277-4EB9-86F3-7FD977FBC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72F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72F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2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72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72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72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2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2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2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C272FC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C272FC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C272FC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C272FC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272FC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C272FC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C272FC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272FC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C272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72F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C272F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2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C272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72FC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C272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72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72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2FC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272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72FC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C31E1B"/>
    <w:pPr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Relationship Type="http://schemas.microsoft.com/office/2020/10/relationships/intelligence" Target="intelligence2.xml" Id="Rcb51289434a44f8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88B2AD871E72F4188C84733341DE010" ma:contentTypeVersion="18" ma:contentTypeDescription="Create a new document." ma:contentTypeScope="" ma:versionID="139369cb3bbf7a617e2923f51445d50b">
  <xsd:schema xmlns:xsd="http://www.w3.org/2001/XMLSchema" xmlns:xs="http://www.w3.org/2001/XMLSchema" xmlns:p="http://schemas.microsoft.com/office/2006/metadata/properties" xmlns:ns3="1feb7217-ac39-4d3b-88b7-d1b5ce9a7e11" xmlns:ns4="56debb9b-9ad7-4f8a-8feb-07f4e1ed8a6d" targetNamespace="http://schemas.microsoft.com/office/2006/metadata/properties" ma:root="true" ma:fieldsID="500adb0209745fc812fa07d6216ef88a" ns3:_="" ns4:_="">
    <xsd:import namespace="1feb7217-ac39-4d3b-88b7-d1b5ce9a7e11"/>
    <xsd:import namespace="56debb9b-9ad7-4f8a-8feb-07f4e1ed8a6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eb7217-ac39-4d3b-88b7-d1b5ce9a7e1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debb9b-9ad7-4f8a-8feb-07f4e1ed8a6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feb7217-ac39-4d3b-88b7-d1b5ce9a7e11" xsi:nil="true"/>
  </documentManagement>
</p:properties>
</file>

<file path=customXml/itemProps1.xml><?xml version="1.0" encoding="utf-8"?>
<ds:datastoreItem xmlns:ds="http://schemas.openxmlformats.org/officeDocument/2006/customXml" ds:itemID="{9B188966-42F0-46BD-98BE-F8F93F0B32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eb7217-ac39-4d3b-88b7-d1b5ce9a7e11"/>
    <ds:schemaRef ds:uri="56debb9b-9ad7-4f8a-8feb-07f4e1ed8a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EC050A2-816E-4DE6-9EE0-6DA3DD27E3E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A1D13FC-5F2E-45CD-A822-71B0E7F2050B}">
  <ds:schemaRefs>
    <ds:schemaRef ds:uri="http://schemas.microsoft.com/office/2006/metadata/properties"/>
    <ds:schemaRef ds:uri="http://schemas.microsoft.com/office/infopath/2007/PartnerControls"/>
    <ds:schemaRef ds:uri="1feb7217-ac39-4d3b-88b7-d1b5ce9a7e11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Howe, Jeffrey A</dc:creator>
  <keywords/>
  <dc:description/>
  <lastModifiedBy>Neri-Doroteo, Bryan</lastModifiedBy>
  <revision>4</revision>
  <dcterms:created xsi:type="dcterms:W3CDTF">2026-01-07T18:22:00.0000000Z</dcterms:created>
  <dcterms:modified xsi:type="dcterms:W3CDTF">2026-06-03T03:51:30.1137131Z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0x010100288B2AD871E72F4188C84733341DE010</vt:lpwstr>
  </property>
</Properties>
</file>