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2BC1" w:rsidR="00372BC1" w:rsidP="00372BC1" w:rsidRDefault="00372BC1" w14:paraId="0307AB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You are a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Level 1 SOC Analyst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working the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overnight shift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for a regional healthcare provider. An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IDS alert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has </w:t>
      </w:r>
      <w:proofErr w:type="gramStart"/>
      <w:r w:rsidRPr="00372BC1">
        <w:rPr>
          <w:rFonts w:ascii="Times New Roman" w:hAnsi="Times New Roman" w:eastAsia="Times New Roman" w:cs="Times New Roman"/>
          <w:kern w:val="0"/>
          <w14:ligatures w14:val="none"/>
        </w:rPr>
        <w:t>triggered for</w:t>
      </w:r>
      <w:proofErr w:type="gramEnd"/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potential port scanning activity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originating from an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internal workstation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assigned to a junior developer.</w:t>
      </w:r>
    </w:p>
    <w:p w:rsidRPr="00372BC1" w:rsidR="00372BC1" w:rsidP="513D3BDD" w:rsidRDefault="00372BC1" w14:paraId="2982C9AC" w14:textId="5168DD4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The traffic shows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sequential scanning behavior across multiple VLANs</w:t>
      </w: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, including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finance, HR, and clinical systems</w:t>
      </w: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. The user is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not scheduled to work overnight</w:t>
      </w: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, and the asset is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not listed in the critical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asset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registry</w:t>
      </w: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40CC7393">
          <v:rect id="_x0000_i1026" style="width:0;height:1.5pt" o:hr="t" o:hrstd="t" o:hralign="center" fillcolor="#a0a0a0" stroked="f"/>
        </w:pict>
      </w:r>
    </w:p>
    <w:p w:rsidR="513D3BDD" w:rsidP="513D3BDD" w:rsidRDefault="513D3BDD" w14:paraId="49E5443D" w14:textId="6F831B4A">
      <w:pPr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p w:rsidRPr="00372BC1" w:rsidR="00372BC1" w:rsidP="00372BC1" w:rsidRDefault="00372BC1" w14:paraId="197F8BC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Scenario Details</w:t>
      </w:r>
    </w:p>
    <w:p w:rsidRPr="00372BC1" w:rsidR="00372BC1" w:rsidP="00372BC1" w:rsidRDefault="00372BC1" w14:paraId="4D21FEE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Alert Context</w:t>
      </w:r>
    </w:p>
    <w:p w:rsidRPr="00372BC1" w:rsidR="00372BC1" w:rsidP="00372BC1" w:rsidRDefault="00372BC1" w14:paraId="2C3D955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Alert Type: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IDS – Potential Internal Port Scanning</w:t>
      </w:r>
    </w:p>
    <w:p w:rsidRPr="00372BC1" w:rsidR="00372BC1" w:rsidP="00372BC1" w:rsidRDefault="00372BC1" w14:paraId="5196791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Internal workstation (junior developer)</w:t>
      </w:r>
    </w:p>
    <w:p w:rsidRPr="00372BC1" w:rsidR="00372BC1" w:rsidP="00372BC1" w:rsidRDefault="00372BC1" w14:paraId="14AFCBA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Traffic Pattern: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Sequential connections across multiple ports</w:t>
      </w:r>
    </w:p>
    <w:p w:rsidRPr="00372BC1" w:rsidR="00372BC1" w:rsidP="00372BC1" w:rsidRDefault="00372BC1" w14:paraId="3723D7C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Targeted VLANs: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Finance, HR, Clinical</w:t>
      </w:r>
    </w:p>
    <w:p w:rsidRPr="00372BC1" w:rsidR="00372BC1" w:rsidP="00372BC1" w:rsidRDefault="00372BC1" w14:paraId="7518A8A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User Status: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Not scheduled for overnight work</w:t>
      </w:r>
    </w:p>
    <w:p w:rsidRPr="00372BC1" w:rsidR="00372BC1" w:rsidP="00372BC1" w:rsidRDefault="00372BC1" w14:paraId="4E0C037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Asset Status: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Not in critical asset registry</w:t>
      </w:r>
    </w:p>
    <w:p w:rsidRPr="00372BC1" w:rsidR="00372BC1" w:rsidP="00372BC1" w:rsidRDefault="00372BC1" w14:paraId="3DECACA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7E7A97E7">
          <v:rect id="_x0000_i1027" style="width:0;height:1.5pt" o:hr="t" o:hrstd="t" o:hralign="center" fillcolor="#a0a0a0" stroked="f"/>
        </w:pict>
      </w:r>
    </w:p>
    <w:p w:rsidRPr="00372BC1" w:rsidR="00372BC1" w:rsidP="00372BC1" w:rsidRDefault="00372BC1" w14:paraId="3BA7D7F6" w14:textId="5FDF951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 xml:space="preserve">Assignment Instructions </w:t>
      </w:r>
    </w:p>
    <w:p w:rsidRPr="00372BC1" w:rsidR="00372BC1" w:rsidP="00372BC1" w:rsidRDefault="00372BC1" w14:paraId="3114BDA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40228063">
          <v:rect id="_x0000_i1028" style="width:0;height:1.5pt" o:hr="t" o:hrstd="t" o:hralign="center" fillcolor="#a0a0a0" stroked="f"/>
        </w:pict>
      </w:r>
    </w:p>
    <w:p w:rsidRPr="00372BC1" w:rsidR="00372BC1" w:rsidP="00372BC1" w:rsidRDefault="00372BC1" w14:paraId="03BD705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1: Alert Identification &amp; Triage Summary (5 pts)</w:t>
      </w:r>
    </w:p>
    <w:p w:rsidRPr="00372BC1" w:rsidR="00372BC1" w:rsidP="00372BC1" w:rsidRDefault="00372BC1" w14:paraId="158C637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Identification &amp; Summary</w:t>
      </w:r>
    </w:p>
    <w:p w:rsidRPr="00372BC1" w:rsidR="00372BC1" w:rsidP="00372BC1" w:rsidRDefault="00372BC1" w14:paraId="45CFE71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Demonstrate clear understanding of the alert and initial triage approach.</w:t>
      </w:r>
    </w:p>
    <w:p w:rsidRPr="00372BC1" w:rsidR="00372BC1" w:rsidP="00372BC1" w:rsidRDefault="00372BC1" w14:paraId="53E0BBD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Your response should:</w:t>
      </w:r>
    </w:p>
    <w:p w:rsidRPr="00372BC1" w:rsidR="00372BC1" w:rsidP="00372BC1" w:rsidRDefault="00372BC1" w14:paraId="6F93DFB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Summarize the alert using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who, what, when, where, and why</w:t>
      </w:r>
    </w:p>
    <w:p w:rsidRPr="00372BC1" w:rsidR="00372BC1" w:rsidP="00372BC1" w:rsidRDefault="00372BC1" w14:paraId="16F9F51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Clearly describe why internal port scanning activity is concerning</w:t>
      </w:r>
    </w:p>
    <w:p w:rsidRPr="00372BC1" w:rsidR="00372BC1" w:rsidP="00372BC1" w:rsidRDefault="00372BC1" w14:paraId="0E3CB1E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Identify why VLAN targeting (finance, HR, clinical) increases sensitivity</w:t>
      </w:r>
    </w:p>
    <w:p w:rsidRPr="00372BC1" w:rsidR="00372BC1" w:rsidP="00372BC1" w:rsidRDefault="00372BC1" w14:paraId="49819B0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Outline your </w:t>
      </w: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initial triage mindset</w:t>
      </w: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as a Tier 1 analyst</w:t>
      </w:r>
    </w:p>
    <w:p w:rsidRPr="00372BC1" w:rsidR="00372BC1" w:rsidP="00372BC1" w:rsidRDefault="00372BC1" w14:paraId="0284DE1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06A43F65">
          <v:rect id="_x0000_i1029" style="width:0;height:1.5pt" o:hr="t" o:hrstd="t" o:hralign="center" fillcolor="#a0a0a0" stroked="f"/>
        </w:pict>
      </w:r>
    </w:p>
    <w:p w:rsidRPr="00372BC1" w:rsidR="00372BC1" w:rsidP="00372BC1" w:rsidRDefault="00372BC1" w14:paraId="3E49227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2: Affected Assets &amp; Context (5 pts)</w:t>
      </w:r>
    </w:p>
    <w:p w:rsidRPr="00372BC1" w:rsidR="00372BC1" w:rsidP="00372BC1" w:rsidRDefault="00372BC1" w14:paraId="16BB668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Identification &amp; Summary</w:t>
      </w:r>
    </w:p>
    <w:p w:rsidRPr="00372BC1" w:rsidR="00372BC1" w:rsidP="00372BC1" w:rsidRDefault="00372BC1" w14:paraId="2E5A18B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Provide clear visibility into impacted systems.</w:t>
      </w:r>
    </w:p>
    <w:p w:rsidRPr="00372BC1" w:rsidR="00372BC1" w:rsidP="00372BC1" w:rsidRDefault="00372BC1" w14:paraId="5173417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372BC1" w:rsidR="00372BC1" w:rsidP="00372BC1" w:rsidRDefault="00372BC1" w14:paraId="4DA2ED9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Identify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affected machines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, including:</w:t>
      </w:r>
    </w:p>
    <w:p w:rsidRPr="00372BC1" w:rsidR="00372BC1" w:rsidP="00372BC1" w:rsidRDefault="00372BC1" w14:paraId="7E81634A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Source IP</w:t>
      </w:r>
    </w:p>
    <w:p w:rsidRPr="00372BC1" w:rsidR="00372BC1" w:rsidP="00372BC1" w:rsidRDefault="00372BC1" w14:paraId="44CAF8E1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Hostname</w:t>
      </w:r>
    </w:p>
    <w:p w:rsidRPr="00372BC1" w:rsidR="00372BC1" w:rsidP="00372BC1" w:rsidRDefault="00372BC1" w14:paraId="39BAB84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Operating system</w:t>
      </w:r>
    </w:p>
    <w:p w:rsidRPr="00372BC1" w:rsidR="00372BC1" w:rsidP="00372BC1" w:rsidRDefault="00372BC1" w14:paraId="4B3BCB17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Associated user</w:t>
      </w:r>
    </w:p>
    <w:p w:rsidRPr="00372BC1" w:rsidR="00372BC1" w:rsidP="00372BC1" w:rsidRDefault="00372BC1" w14:paraId="4FEB08A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Describe the role of the source asset (developer workstation)</w:t>
      </w:r>
    </w:p>
    <w:p w:rsidRPr="00372BC1" w:rsidR="00372BC1" w:rsidP="00372BC1" w:rsidRDefault="00372BC1" w14:paraId="06B7933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>Explain why the asset role and user context matter in this investigation</w:t>
      </w:r>
    </w:p>
    <w:p w:rsidRPr="00372BC1" w:rsidR="00372BC1" w:rsidP="00372BC1" w:rsidRDefault="00372BC1" w14:paraId="2896DCA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6620A89B">
          <v:rect id="_x0000_i1030" style="width:0;height:1.5pt" o:hr="t" o:hrstd="t" o:hralign="center" fillcolor="#a0a0a0" stroked="f"/>
        </w:pict>
      </w:r>
    </w:p>
    <w:p w:rsidRPr="00372BC1" w:rsidR="00372BC1" w:rsidP="00372BC1" w:rsidRDefault="00372BC1" w14:paraId="3E9CF5F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3: Validation &amp; Investigative Steps (5 pts)</w:t>
      </w:r>
    </w:p>
    <w:p w:rsidRPr="00372BC1" w:rsidR="00372BC1" w:rsidP="00372BC1" w:rsidRDefault="00372BC1" w14:paraId="2695277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Validation &amp; Tools</w:t>
      </w:r>
    </w:p>
    <w:p w:rsidRPr="00372BC1" w:rsidR="00372BC1" w:rsidP="00372BC1" w:rsidRDefault="00372BC1" w14:paraId="43183AE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Explain how you would validate or dismiss the alert.</w:t>
      </w:r>
    </w:p>
    <w:p w:rsidRPr="00372BC1" w:rsidR="00372BC1" w:rsidP="00372BC1" w:rsidRDefault="00372BC1" w14:paraId="13978F2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372BC1" w:rsidR="00372BC1" w:rsidP="00372BC1" w:rsidRDefault="00372BC1" w14:paraId="385A79B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Identify relevant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logs and tools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, such as:</w:t>
      </w:r>
    </w:p>
    <w:p w:rsidRPr="00372BC1" w:rsidR="00372BC1" w:rsidP="00372BC1" w:rsidRDefault="00372BC1" w14:paraId="01FD53EE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IDS/IPS alerts</w:t>
      </w:r>
    </w:p>
    <w:p w:rsidRPr="00372BC1" w:rsidR="00372BC1" w:rsidP="00372BC1" w:rsidRDefault="00372BC1" w14:paraId="6E898622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NetFlow or firewall logs</w:t>
      </w:r>
    </w:p>
    <w:p w:rsidRPr="00372BC1" w:rsidR="00372BC1" w:rsidP="00372BC1" w:rsidRDefault="00372BC1" w14:paraId="2CEBBAC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Endpoint or EDR telemetry</w:t>
      </w:r>
    </w:p>
    <w:p w:rsidRPr="00372BC1" w:rsidR="00372BC1" w:rsidP="00372BC1" w:rsidRDefault="00372BC1" w14:paraId="6A69D2A3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Authentication or user activity logs</w:t>
      </w:r>
    </w:p>
    <w:p w:rsidRPr="00372BC1" w:rsidR="00372BC1" w:rsidP="00372BC1" w:rsidRDefault="00372BC1" w14:paraId="78C2AFB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Describe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specific investigative steps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you would take</w:t>
      </w:r>
    </w:p>
    <w:p w:rsidRPr="00372BC1" w:rsidR="00372BC1" w:rsidP="00372BC1" w:rsidRDefault="00372BC1" w14:paraId="5FDB42DD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Explain what evidence would indicate:</w:t>
      </w:r>
    </w:p>
    <w:p w:rsidRPr="00372BC1" w:rsidR="00372BC1" w:rsidP="00372BC1" w:rsidRDefault="00372BC1" w14:paraId="79A0F438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Benign activity (e.g., development tools, misconfiguration)</w:t>
      </w:r>
    </w:p>
    <w:p w:rsidRPr="00372BC1" w:rsidR="00372BC1" w:rsidP="00372BC1" w:rsidRDefault="00372BC1" w14:paraId="2EC603AD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>Malicious or policy-violating behavior</w:t>
      </w:r>
    </w:p>
    <w:p w:rsidRPr="00372BC1" w:rsidR="00372BC1" w:rsidP="00372BC1" w:rsidRDefault="00372BC1" w14:paraId="60397BA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0DF134E1">
          <v:rect id="_x0000_i1031" style="width:0;height:1.5pt" o:hr="t" o:hrstd="t" o:hralign="center" fillcolor="#a0a0a0" stroked="f"/>
        </w:pict>
      </w:r>
    </w:p>
    <w:p w:rsidRPr="00372BC1" w:rsidR="00372BC1" w:rsidP="00372BC1" w:rsidRDefault="00372BC1" w14:paraId="18493D1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4: Escalation Decision &amp; Justification (5 pts)</w:t>
      </w:r>
    </w:p>
    <w:p w:rsidRPr="00372BC1" w:rsidR="00372BC1" w:rsidP="00372BC1" w:rsidRDefault="00372BC1" w14:paraId="4CB94E2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Escalation &amp; Containment</w:t>
      </w:r>
    </w:p>
    <w:p w:rsidRPr="00372BC1" w:rsidR="00372BC1" w:rsidP="00372BC1" w:rsidRDefault="00372BC1" w14:paraId="7BF8343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Make a clear escalation decision.</w:t>
      </w:r>
    </w:p>
    <w:p w:rsidRPr="00372BC1" w:rsidR="00372BC1" w:rsidP="00372BC1" w:rsidRDefault="00372BC1" w14:paraId="7BF7FA1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372BC1" w:rsidR="00372BC1" w:rsidP="00372BC1" w:rsidRDefault="00372BC1" w14:paraId="73425BEF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State whether you would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escalate to Tier 2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or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dismiss the alert</w:t>
      </w:r>
    </w:p>
    <w:p w:rsidRPr="00372BC1" w:rsidR="00372BC1" w:rsidP="00372BC1" w:rsidRDefault="00372BC1" w14:paraId="53CDCB5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Provide a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specific justification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, referencing:</w:t>
      </w:r>
    </w:p>
    <w:p w:rsidRPr="00372BC1" w:rsidR="00372BC1" w:rsidP="00372BC1" w:rsidRDefault="00372BC1" w14:paraId="18FEE1FD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User behavior (off-hours activity)</w:t>
      </w:r>
    </w:p>
    <w:p w:rsidRPr="00372BC1" w:rsidR="00372BC1" w:rsidP="00372BC1" w:rsidRDefault="00372BC1" w14:paraId="0530536C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VLAN sensitivity</w:t>
      </w:r>
    </w:p>
    <w:p w:rsidRPr="00372BC1" w:rsidR="00372BC1" w:rsidP="00372BC1" w:rsidRDefault="00372BC1" w14:paraId="29FD05AA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Scan pattern</w:t>
      </w:r>
    </w:p>
    <w:p w:rsidRPr="00372BC1" w:rsidR="00372BC1" w:rsidP="00372BC1" w:rsidRDefault="00372BC1" w14:paraId="6ACF23C5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Asset role</w:t>
      </w:r>
    </w:p>
    <w:p w:rsidRPr="00372BC1" w:rsidR="00372BC1" w:rsidP="00372BC1" w:rsidRDefault="00372BC1" w14:paraId="279C34A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Demonstrate understanding of SOC escalation thresholds</w:t>
      </w:r>
    </w:p>
    <w:p w:rsidRPr="00372BC1" w:rsidR="00372BC1" w:rsidP="00372BC1" w:rsidRDefault="00372BC1" w14:paraId="2E9DB148" w14:textId="31D379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Vague justifications will result in point deductions.</w:t>
      </w:r>
    </w:p>
    <w:p w:rsidRPr="00372BC1" w:rsidR="00372BC1" w:rsidP="00372BC1" w:rsidRDefault="00372BC1" w14:paraId="0827E77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798644CC">
          <v:rect id="_x0000_i1032" style="width:0;height:1.5pt" o:hr="t" o:hrstd="t" o:hralign="center" fillcolor="#a0a0a0" stroked="f"/>
        </w:pict>
      </w:r>
    </w:p>
    <w:p w:rsidRPr="00372BC1" w:rsidR="00372BC1" w:rsidP="00372BC1" w:rsidRDefault="00372BC1" w14:paraId="7DE6A2F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5: Risk Assessment &amp; Follow-Up Actions (5 pts)</w:t>
      </w:r>
    </w:p>
    <w:p w:rsidRPr="00372BC1" w:rsidR="00372BC1" w:rsidP="00372BC1" w:rsidRDefault="00372BC1" w14:paraId="140660B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Risk &amp; Impact + Professionalism</w:t>
      </w:r>
    </w:p>
    <w:p w:rsidRPr="00372BC1" w:rsidR="00372BC1" w:rsidP="00372BC1" w:rsidRDefault="00372BC1" w14:paraId="53B9A39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Assess impact and recommend next steps.</w:t>
      </w:r>
    </w:p>
    <w:p w:rsidRPr="00372BC1" w:rsidR="00372BC1" w:rsidP="00372BC1" w:rsidRDefault="00372BC1" w14:paraId="13C611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372BC1" w:rsidR="00372BC1" w:rsidP="00372BC1" w:rsidRDefault="00372BC1" w14:paraId="308FC672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Include a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risk assessment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 (qualitative or CVSS-based)</w:t>
      </w:r>
    </w:p>
    <w:p w:rsidRPr="00372BC1" w:rsidR="00372BC1" w:rsidP="00372BC1" w:rsidRDefault="00372BC1" w14:paraId="16BCDE3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Consider healthcare data sensitivity and business impact</w:t>
      </w:r>
    </w:p>
    <w:p w:rsidRPr="00372BC1" w:rsidR="00372BC1" w:rsidP="00372BC1" w:rsidRDefault="00372BC1" w14:paraId="66A6369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 xml:space="preserve">Recommend </w:t>
      </w:r>
      <w:r w:rsidRPr="00372BC1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follow-up actions</w:t>
      </w: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, such as:</w:t>
      </w:r>
    </w:p>
    <w:p w:rsidRPr="00372BC1" w:rsidR="00372BC1" w:rsidP="00372BC1" w:rsidRDefault="00372BC1" w14:paraId="1189A27E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User validation</w:t>
      </w:r>
    </w:p>
    <w:p w:rsidRPr="00372BC1" w:rsidR="00372BC1" w:rsidP="00372BC1" w:rsidRDefault="00372BC1" w14:paraId="682B6881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Monitoring</w:t>
      </w:r>
    </w:p>
    <w:p w:rsidRPr="00372BC1" w:rsidR="00372BC1" w:rsidP="00372BC1" w:rsidRDefault="00372BC1" w14:paraId="6455078F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Network segmentation review</w:t>
      </w:r>
    </w:p>
    <w:p w:rsidRPr="00372BC1" w:rsidR="00372BC1" w:rsidP="00372BC1" w:rsidRDefault="00372BC1" w14:paraId="2D0FEBF7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t>Detection tuning</w:t>
      </w:r>
    </w:p>
    <w:p w:rsidRPr="00372BC1" w:rsidR="00372BC1" w:rsidP="00372BC1" w:rsidRDefault="00372BC1" w14:paraId="56DC359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 w:rsidR="00372BC1">
        <w:rPr>
          <w:rFonts w:ascii="Times New Roman" w:hAnsi="Times New Roman" w:eastAsia="Times New Roman" w:cs="Times New Roman"/>
          <w:kern w:val="0"/>
          <w14:ligatures w14:val="none"/>
        </w:rPr>
        <w:t>Maintain professional SOC documentation tone and formatting</w:t>
      </w:r>
    </w:p>
    <w:p w:rsidR="513D3BDD" w:rsidP="513D3BDD" w:rsidRDefault="513D3BDD" w14:paraId="4837C233" w14:textId="40485B68">
      <w:pPr>
        <w:spacing w:after="0" w:line="240" w:lineRule="auto"/>
      </w:pPr>
    </w:p>
    <w:p w:rsidRPr="00372BC1" w:rsidR="00372BC1" w:rsidP="00372BC1" w:rsidRDefault="00372BC1" w14:paraId="1CD16DA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372BC1">
        <w:rPr>
          <w:rFonts w:ascii="Times New Roman" w:hAnsi="Times New Roman" w:eastAsia="Times New Roman" w:cs="Times New Roman"/>
          <w:kern w:val="0"/>
          <w14:ligatures w14:val="none"/>
        </w:rPr>
        <w:pict w14:anchorId="2F0A34A1">
          <v:rect id="_x0000_i1033" style="width:0;height:1.5pt" o:hr="t" o:hrstd="t" o:hralign="center" fillcolor="#a0a0a0" stroked="f"/>
        </w:pict>
      </w:r>
    </w:p>
    <w:p w:rsidR="008A251A" w:rsidRDefault="008A251A" w14:paraId="76606C50" w14:textId="77777777">
      <w:pPr/>
    </w:p>
    <w:p w:rsidR="513D3BDD" w:rsidRDefault="513D3BDD" w14:paraId="59CDA5FB" w14:textId="00FF02C3"/>
    <w:p w:rsidR="48AC2547" w:rsidP="513D3BDD" w:rsidRDefault="48AC2547" w14:paraId="3B633AAD" w14:textId="4A7B1E67">
      <w:pPr>
        <w:pStyle w:val="ListParagraph"/>
        <w:numPr>
          <w:ilvl w:val="0"/>
          <w:numId w:val="8"/>
        </w:numPr>
        <w:rPr/>
        <w:pPrChange w:author="Neri-Doroteo, Bryan" w:date="2026-02-17T02:23:53.626Z">
          <w:pPr/>
        </w:pPrChange>
      </w:pPr>
      <w:r w:rsidR="48AC2547">
        <w:rPr/>
        <w:t>Alert identifi</w:t>
      </w:r>
      <w:r w:rsidR="48AC2547">
        <w:rPr/>
        <w:t>cation &amp; Triage Summary</w:t>
      </w:r>
    </w:p>
    <w:p w:rsidR="6A3F020F" w:rsidP="726F47E9" w:rsidRDefault="6A3F020F" w14:paraId="425A71EC" w14:textId="3BFB0D18">
      <w:pPr>
        <w:pStyle w:val="Normal"/>
        <w:rPr>
          <w:sz w:val="24"/>
          <w:szCs w:val="24"/>
        </w:rPr>
      </w:pPr>
      <w:r w:rsidRPr="513D3BDD" w:rsidR="6A3F020F">
        <w:rPr>
          <w:sz w:val="24"/>
          <w:szCs w:val="24"/>
        </w:rPr>
        <w:t xml:space="preserve">An alert has been issued by our IDS for a potential internal port </w:t>
      </w:r>
      <w:r w:rsidRPr="513D3BDD" w:rsidR="2B596BE8">
        <w:rPr>
          <w:sz w:val="24"/>
          <w:szCs w:val="24"/>
        </w:rPr>
        <w:t>scanning</w:t>
      </w:r>
      <w:r w:rsidRPr="513D3BDD" w:rsidR="6A3F020F">
        <w:rPr>
          <w:sz w:val="24"/>
          <w:szCs w:val="24"/>
        </w:rPr>
        <w:t xml:space="preserve"> </w:t>
      </w:r>
      <w:r w:rsidRPr="513D3BDD" w:rsidR="6A3F020F">
        <w:rPr>
          <w:sz w:val="24"/>
          <w:szCs w:val="24"/>
        </w:rPr>
        <w:t>overnight</w:t>
      </w:r>
      <w:r w:rsidRPr="513D3BDD" w:rsidR="6A3F020F">
        <w:rPr>
          <w:sz w:val="24"/>
          <w:szCs w:val="24"/>
        </w:rPr>
        <w:t xml:space="preserve"> </w:t>
      </w:r>
      <w:r w:rsidRPr="513D3BDD" w:rsidR="7AA20223">
        <w:rPr>
          <w:sz w:val="24"/>
          <w:szCs w:val="24"/>
        </w:rPr>
        <w:t xml:space="preserve">the source coming from </w:t>
      </w:r>
      <w:r w:rsidRPr="513D3BDD" w:rsidR="3803BE04">
        <w:rPr>
          <w:sz w:val="24"/>
          <w:szCs w:val="24"/>
        </w:rPr>
        <w:t>an</w:t>
      </w:r>
      <w:r w:rsidRPr="513D3BDD" w:rsidR="7AA20223">
        <w:rPr>
          <w:sz w:val="24"/>
          <w:szCs w:val="24"/>
        </w:rPr>
        <w:t xml:space="preserve"> internal workstation assigned to a junior developer.</w:t>
      </w:r>
      <w:r w:rsidRPr="513D3BDD" w:rsidR="7AA20223">
        <w:rPr>
          <w:sz w:val="24"/>
          <w:szCs w:val="24"/>
        </w:rPr>
        <w:t xml:space="preserve"> The reason for this alert being </w:t>
      </w:r>
      <w:r w:rsidRPr="513D3BDD" w:rsidR="17A2CBBD">
        <w:rPr>
          <w:sz w:val="24"/>
          <w:szCs w:val="24"/>
        </w:rPr>
        <w:t>triggered</w:t>
      </w:r>
      <w:r w:rsidRPr="513D3BDD" w:rsidR="7AA20223">
        <w:rPr>
          <w:sz w:val="24"/>
          <w:szCs w:val="24"/>
        </w:rPr>
        <w:t xml:space="preserve"> was because port scanning has been done at VLANS </w:t>
      </w:r>
      <w:r w:rsidRPr="513D3BDD" w:rsidR="4FCA55D6">
        <w:rPr>
          <w:sz w:val="24"/>
          <w:szCs w:val="24"/>
        </w:rPr>
        <w:t xml:space="preserve">Finance, HR, Clinical in which this user </w:t>
      </w:r>
      <w:r w:rsidRPr="513D3BDD" w:rsidR="4FCA55D6">
        <w:rPr>
          <w:sz w:val="24"/>
          <w:szCs w:val="24"/>
        </w:rPr>
        <w:t>isn’t</w:t>
      </w:r>
      <w:r w:rsidRPr="513D3BDD" w:rsidR="4FCA55D6">
        <w:rPr>
          <w:sz w:val="24"/>
          <w:szCs w:val="24"/>
        </w:rPr>
        <w:t xml:space="preserve"> s</w:t>
      </w:r>
      <w:r w:rsidRPr="513D3BDD" w:rsidR="4FCA55D6">
        <w:rPr>
          <w:sz w:val="24"/>
          <w:szCs w:val="24"/>
        </w:rPr>
        <w:t xml:space="preserve">cheduled to work </w:t>
      </w:r>
      <w:r w:rsidRPr="513D3BDD" w:rsidR="0B1307A8">
        <w:rPr>
          <w:sz w:val="24"/>
          <w:szCs w:val="24"/>
        </w:rPr>
        <w:t>overnight</w:t>
      </w:r>
      <w:r w:rsidRPr="513D3BDD" w:rsidR="4FCA55D6">
        <w:rPr>
          <w:sz w:val="24"/>
          <w:szCs w:val="24"/>
        </w:rPr>
        <w:t xml:space="preserve"> and is not listed in the critical </w:t>
      </w:r>
      <w:r w:rsidRPr="513D3BDD" w:rsidR="4F7D4A9E">
        <w:rPr>
          <w:sz w:val="24"/>
          <w:szCs w:val="24"/>
        </w:rPr>
        <w:t>asset's</w:t>
      </w:r>
      <w:r w:rsidRPr="513D3BDD" w:rsidR="4FCA55D6">
        <w:rPr>
          <w:sz w:val="24"/>
          <w:szCs w:val="24"/>
        </w:rPr>
        <w:t xml:space="preserve"> registry.</w:t>
      </w:r>
      <w:r w:rsidRPr="513D3BDD" w:rsidR="799105A8">
        <w:rPr>
          <w:sz w:val="24"/>
          <w:szCs w:val="24"/>
        </w:rPr>
        <w:t xml:space="preserve"> </w:t>
      </w:r>
      <w:r w:rsidRPr="513D3BDD" w:rsidR="799105A8">
        <w:rPr>
          <w:sz w:val="24"/>
          <w:szCs w:val="24"/>
        </w:rPr>
        <w:t>As these</w:t>
      </w:r>
      <w:r w:rsidRPr="513D3BDD" w:rsidR="799105A8">
        <w:rPr>
          <w:sz w:val="24"/>
          <w:szCs w:val="24"/>
        </w:rPr>
        <w:t xml:space="preserve"> VLANs have a ton of information that an attacker can use to gather and </w:t>
      </w:r>
      <w:r w:rsidRPr="513D3BDD" w:rsidR="799105A8">
        <w:rPr>
          <w:sz w:val="24"/>
          <w:szCs w:val="24"/>
        </w:rPr>
        <w:t>sell on the dark web.</w:t>
      </w:r>
    </w:p>
    <w:p w:rsidR="726F47E9" w:rsidP="726F47E9" w:rsidRDefault="726F47E9" w14:paraId="04178EA5" w14:textId="04C75AA9">
      <w:pPr>
        <w:pStyle w:val="Normal"/>
        <w:rPr>
          <w:sz w:val="24"/>
          <w:szCs w:val="24"/>
        </w:rPr>
      </w:pPr>
    </w:p>
    <w:p w:rsidR="799105A8" w:rsidP="513D3BDD" w:rsidRDefault="799105A8" w14:paraId="0C1D4031" w14:textId="12222586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17T02:28:51.068Z">
          <w:pPr>
            <w:pStyle w:val="Normal"/>
          </w:pPr>
        </w:pPrChange>
      </w:pPr>
      <w:r w:rsidRPr="513D3BDD" w:rsidR="799105A8">
        <w:rPr>
          <w:sz w:val="24"/>
          <w:szCs w:val="24"/>
        </w:rPr>
        <w:t>Affected Assets &amp; context</w:t>
      </w:r>
    </w:p>
    <w:p w:rsidR="799105A8" w:rsidP="726F47E9" w:rsidRDefault="799105A8" w14:paraId="232B799A" w14:textId="5DB9F37C">
      <w:pPr>
        <w:pStyle w:val="Normal"/>
        <w:rPr>
          <w:sz w:val="24"/>
          <w:szCs w:val="24"/>
        </w:rPr>
      </w:pPr>
      <w:ins w:author="Neri-Doroteo, Bryan" w:date="2026-02-17T02:30:59.835Z" w16du:dateUtc="2026-02-17T02:30:59.835Z" w:id="183296402">
        <w:r>
          <w:tab/>
        </w:r>
      </w:ins>
      <w:r w:rsidRPr="726F47E9" w:rsidR="799105A8">
        <w:rPr>
          <w:sz w:val="24"/>
          <w:szCs w:val="24"/>
        </w:rPr>
        <w:t xml:space="preserve">Source </w:t>
      </w:r>
      <w:r w:rsidRPr="726F47E9" w:rsidR="799105A8">
        <w:rPr>
          <w:sz w:val="24"/>
          <w:szCs w:val="24"/>
        </w:rPr>
        <w:t>ip</w:t>
      </w:r>
      <w:r w:rsidRPr="726F47E9" w:rsidR="799105A8">
        <w:rPr>
          <w:sz w:val="24"/>
          <w:szCs w:val="24"/>
        </w:rPr>
        <w:t>: 52.</w:t>
      </w:r>
      <w:r w:rsidRPr="726F47E9" w:rsidR="799105A8">
        <w:rPr>
          <w:sz w:val="24"/>
          <w:szCs w:val="24"/>
        </w:rPr>
        <w:t>5.2.9/24</w:t>
      </w:r>
    </w:p>
    <w:p w:rsidR="799105A8" w:rsidP="726F47E9" w:rsidRDefault="799105A8" w14:paraId="163EB470" w14:textId="67181801">
      <w:pPr>
        <w:pStyle w:val="Normal"/>
        <w:rPr>
          <w:sz w:val="24"/>
          <w:szCs w:val="24"/>
        </w:rPr>
      </w:pPr>
      <w:ins w:author="Neri-Doroteo, Bryan" w:date="2026-02-17T02:31:20.067Z" w16du:dateUtc="2026-02-17T02:31:20.067Z" w:id="1021224803">
        <w:r>
          <w:tab/>
        </w:r>
      </w:ins>
      <w:r w:rsidRPr="513D3BDD" w:rsidR="799105A8">
        <w:rPr>
          <w:sz w:val="24"/>
          <w:szCs w:val="24"/>
        </w:rPr>
        <w:t xml:space="preserve">Hostname: </w:t>
      </w:r>
      <w:r w:rsidRPr="726F47E9" w:rsidR="799105A8">
        <w:rPr>
          <w:sz w:val="24"/>
          <w:szCs w:val="24"/>
        </w:rPr>
        <w:t>jamieworkstation</w:t>
      </w:r>
    </w:p>
    <w:p w:rsidR="799105A8" w:rsidP="726F47E9" w:rsidRDefault="799105A8" w14:paraId="44D503EA" w14:textId="6D2532DF">
      <w:pPr>
        <w:pStyle w:val="Normal"/>
        <w:rPr>
          <w:sz w:val="24"/>
          <w:szCs w:val="24"/>
        </w:rPr>
      </w:pPr>
      <w:ins w:author="Neri-Doroteo, Bryan" w:date="2026-02-17T02:31:38.403Z" w16du:dateUtc="2026-02-17T02:31:38.403Z" w:id="1891213950">
        <w:r>
          <w:tab/>
        </w:r>
      </w:ins>
      <w:r w:rsidRPr="726F47E9" w:rsidR="799105A8">
        <w:rPr>
          <w:sz w:val="24"/>
          <w:szCs w:val="24"/>
        </w:rPr>
        <w:t>Operating system: windows 11</w:t>
      </w:r>
    </w:p>
    <w:p w:rsidR="799105A8" w:rsidP="726F47E9" w:rsidRDefault="799105A8" w14:paraId="6B35EE1C" w14:textId="21DCD46A">
      <w:pPr>
        <w:pStyle w:val="Normal"/>
        <w:rPr>
          <w:sz w:val="24"/>
          <w:szCs w:val="24"/>
        </w:rPr>
      </w:pPr>
      <w:ins w:author="Neri-Doroteo, Bryan" w:date="2026-02-17T02:31:50.434Z" w16du:dateUtc="2026-02-17T02:31:50.434Z" w:id="1521341868">
        <w:r>
          <w:tab/>
        </w:r>
      </w:ins>
      <w:r w:rsidRPr="726F47E9" w:rsidR="799105A8">
        <w:rPr>
          <w:sz w:val="24"/>
          <w:szCs w:val="24"/>
        </w:rPr>
        <w:t xml:space="preserve">Associated user: </w:t>
      </w:r>
      <w:r w:rsidRPr="726F47E9" w:rsidR="799105A8">
        <w:rPr>
          <w:sz w:val="24"/>
          <w:szCs w:val="24"/>
        </w:rPr>
        <w:t>jamie</w:t>
      </w:r>
      <w:r w:rsidRPr="726F47E9" w:rsidR="799105A8">
        <w:rPr>
          <w:sz w:val="24"/>
          <w:szCs w:val="24"/>
        </w:rPr>
        <w:t xml:space="preserve"> woods</w:t>
      </w:r>
    </w:p>
    <w:p w:rsidR="799105A8" w:rsidP="513D3BDD" w:rsidRDefault="799105A8" w14:paraId="4CBB56C5" w14:textId="2E2753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4"/>
          <w:szCs w:val="24"/>
        </w:rPr>
        <w:pPrChange w:author="Neri-Doroteo, Bryan" w:date="2026-02-17T02:35:09.486Z">
          <w:pPr>
            <w:pStyle w:val="Normal"/>
            <w:spacing w:before="0" w:beforeAutospacing="off" w:after="160" w:afterAutospacing="off"/>
          </w:pPr>
        </w:pPrChange>
      </w:pPr>
      <w:r w:rsidRPr="513D3BDD" w:rsidR="799105A8">
        <w:rPr>
          <w:sz w:val="24"/>
          <w:szCs w:val="24"/>
        </w:rPr>
        <w:t xml:space="preserve">This developer workstation is where the port scanning is </w:t>
      </w:r>
      <w:r w:rsidRPr="513D3BDD" w:rsidR="799105A8">
        <w:rPr>
          <w:sz w:val="24"/>
          <w:szCs w:val="24"/>
        </w:rPr>
        <w:t xml:space="preserve">coming and where our IDS detected the port scanning as this machine </w:t>
      </w:r>
      <w:r w:rsidRPr="513D3BDD" w:rsidR="685EBCD3">
        <w:rPr>
          <w:sz w:val="24"/>
          <w:szCs w:val="24"/>
        </w:rPr>
        <w:t xml:space="preserve">was assigned to the junior developer and </w:t>
      </w:r>
      <w:r w:rsidRPr="513D3BDD" w:rsidR="685EBCD3">
        <w:rPr>
          <w:sz w:val="24"/>
          <w:szCs w:val="24"/>
        </w:rPr>
        <w:t>shouldn’t</w:t>
      </w:r>
      <w:r w:rsidRPr="513D3BDD" w:rsidR="685EBCD3">
        <w:rPr>
          <w:sz w:val="24"/>
          <w:szCs w:val="24"/>
        </w:rPr>
        <w:t xml:space="preserve"> have any ha</w:t>
      </w:r>
      <w:r w:rsidRPr="513D3BDD" w:rsidR="685EBCD3">
        <w:rPr>
          <w:sz w:val="24"/>
          <w:szCs w:val="24"/>
        </w:rPr>
        <w:t xml:space="preserve">cking related tools. This user </w:t>
      </w:r>
      <w:r w:rsidRPr="513D3BDD" w:rsidR="685EBCD3">
        <w:rPr>
          <w:sz w:val="24"/>
          <w:szCs w:val="24"/>
        </w:rPr>
        <w:t>wasn’t</w:t>
      </w:r>
      <w:r w:rsidRPr="513D3BDD" w:rsidR="685EBCD3">
        <w:rPr>
          <w:sz w:val="24"/>
          <w:szCs w:val="24"/>
        </w:rPr>
        <w:t xml:space="preserve"> assigned to work </w:t>
      </w:r>
      <w:r w:rsidRPr="513D3BDD" w:rsidR="685EBCD3">
        <w:rPr>
          <w:sz w:val="24"/>
          <w:szCs w:val="24"/>
        </w:rPr>
        <w:t>overnignt</w:t>
      </w:r>
      <w:r w:rsidRPr="513D3BDD" w:rsidR="685EBCD3">
        <w:rPr>
          <w:sz w:val="24"/>
          <w:szCs w:val="24"/>
        </w:rPr>
        <w:t xml:space="preserve"> and </w:t>
      </w:r>
      <w:r w:rsidRPr="513D3BDD" w:rsidR="685EBCD3">
        <w:rPr>
          <w:sz w:val="24"/>
          <w:szCs w:val="24"/>
        </w:rPr>
        <w:t>isn’t</w:t>
      </w:r>
      <w:r w:rsidRPr="513D3BDD" w:rsidR="685EBCD3">
        <w:rPr>
          <w:sz w:val="24"/>
          <w:szCs w:val="24"/>
        </w:rPr>
        <w:t xml:space="preserve"> listed in the </w:t>
      </w:r>
      <w:r w:rsidRPr="513D3BDD" w:rsidR="685EBCD3">
        <w:rPr>
          <w:sz w:val="24"/>
          <w:szCs w:val="24"/>
        </w:rPr>
        <w:t>critical</w:t>
      </w:r>
      <w:r w:rsidRPr="513D3BDD" w:rsidR="685EBCD3">
        <w:rPr>
          <w:sz w:val="24"/>
          <w:szCs w:val="24"/>
        </w:rPr>
        <w:t xml:space="preserve"> asse</w:t>
      </w:r>
      <w:r w:rsidRPr="513D3BDD" w:rsidR="685EBCD3">
        <w:rPr>
          <w:sz w:val="24"/>
          <w:szCs w:val="24"/>
        </w:rPr>
        <w:t>t registry</w:t>
      </w:r>
      <w:r w:rsidRPr="513D3BDD" w:rsidR="4C0DEA61">
        <w:rPr>
          <w:sz w:val="24"/>
          <w:szCs w:val="24"/>
        </w:rPr>
        <w:t xml:space="preserve"> in which makes this </w:t>
      </w:r>
      <w:r w:rsidRPr="513D3BDD" w:rsidR="1267463E">
        <w:rPr>
          <w:sz w:val="24"/>
          <w:szCs w:val="24"/>
        </w:rPr>
        <w:t xml:space="preserve">computer </w:t>
      </w:r>
      <w:r w:rsidRPr="513D3BDD" w:rsidR="4C0DEA61">
        <w:rPr>
          <w:sz w:val="24"/>
          <w:szCs w:val="24"/>
        </w:rPr>
        <w:t>comp</w:t>
      </w:r>
      <w:r w:rsidRPr="513D3BDD" w:rsidR="5C08B5D3">
        <w:rPr>
          <w:sz w:val="24"/>
          <w:szCs w:val="24"/>
        </w:rPr>
        <w:t>romised</w:t>
      </w:r>
    </w:p>
    <w:p w:rsidR="726F47E9" w:rsidP="726F47E9" w:rsidRDefault="726F47E9" w14:paraId="310A5326" w14:textId="7DD29AE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4"/>
          <w:szCs w:val="24"/>
        </w:rPr>
      </w:pPr>
    </w:p>
    <w:p w:rsidR="089A35AA" w:rsidP="513D3BDD" w:rsidRDefault="089A35AA" w14:paraId="36C7B4F4" w14:textId="7AAF7228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17T02:34:11.438Z">
          <w:pPr>
            <w:pStyle w:val="Normal"/>
          </w:pPr>
        </w:pPrChange>
      </w:pPr>
      <w:r w:rsidRPr="513D3BDD" w:rsidR="089A35AA">
        <w:rPr>
          <w:sz w:val="24"/>
          <w:szCs w:val="24"/>
        </w:rPr>
        <w:t>Validation &amp; Investigation</w:t>
      </w:r>
    </w:p>
    <w:p w:rsidR="723E799B" w:rsidP="726F47E9" w:rsidRDefault="723E799B" w14:paraId="1CF32CF3" w14:textId="22460712">
      <w:pPr>
        <w:pStyle w:val="Normal"/>
        <w:rPr>
          <w:sz w:val="24"/>
          <w:szCs w:val="24"/>
        </w:rPr>
      </w:pPr>
      <w:r w:rsidRPr="513D3BDD" w:rsidR="723E799B">
        <w:rPr>
          <w:sz w:val="24"/>
          <w:szCs w:val="24"/>
        </w:rPr>
        <w:t xml:space="preserve">Looking at the IDS </w:t>
      </w:r>
      <w:r w:rsidRPr="513D3BDD" w:rsidR="262D414D">
        <w:rPr>
          <w:sz w:val="24"/>
          <w:szCs w:val="24"/>
        </w:rPr>
        <w:t>logs,</w:t>
      </w:r>
      <w:r w:rsidRPr="513D3BDD" w:rsidR="723E799B">
        <w:rPr>
          <w:sz w:val="24"/>
          <w:szCs w:val="24"/>
        </w:rPr>
        <w:t xml:space="preserve"> it</w:t>
      </w:r>
      <w:r w:rsidRPr="513D3BDD" w:rsidR="723E799B">
        <w:rPr>
          <w:sz w:val="24"/>
          <w:szCs w:val="24"/>
        </w:rPr>
        <w:t xml:space="preserve"> showed that the workstation was scanning its own subnet 52.5.2.</w:t>
      </w:r>
      <w:r w:rsidRPr="513D3BDD" w:rsidR="723E799B">
        <w:rPr>
          <w:sz w:val="24"/>
          <w:szCs w:val="24"/>
        </w:rPr>
        <w:t xml:space="preserve">0/24 </w:t>
      </w:r>
      <w:r w:rsidRPr="513D3BDD" w:rsidR="5F5D334A">
        <w:rPr>
          <w:sz w:val="24"/>
          <w:szCs w:val="24"/>
        </w:rPr>
        <w:t>likely</w:t>
      </w:r>
      <w:r w:rsidRPr="513D3BDD" w:rsidR="723E799B">
        <w:rPr>
          <w:sz w:val="24"/>
          <w:szCs w:val="24"/>
        </w:rPr>
        <w:t xml:space="preserve"> gathering</w:t>
      </w:r>
      <w:r w:rsidRPr="513D3BDD" w:rsidR="723E799B">
        <w:rPr>
          <w:sz w:val="24"/>
          <w:szCs w:val="24"/>
        </w:rPr>
        <w:t xml:space="preserve"> informatio</w:t>
      </w:r>
      <w:r w:rsidRPr="513D3BDD" w:rsidR="791AFE0C">
        <w:rPr>
          <w:sz w:val="24"/>
          <w:szCs w:val="24"/>
        </w:rPr>
        <w:t>n about the other computers around it.</w:t>
      </w:r>
      <w:r w:rsidRPr="513D3BDD" w:rsidR="42FDFF48">
        <w:rPr>
          <w:sz w:val="24"/>
          <w:szCs w:val="24"/>
        </w:rPr>
        <w:t xml:space="preserve"> The </w:t>
      </w:r>
      <w:r w:rsidRPr="513D3BDD" w:rsidR="42FDFF48">
        <w:rPr>
          <w:sz w:val="24"/>
          <w:szCs w:val="24"/>
        </w:rPr>
        <w:t>firewall</w:t>
      </w:r>
      <w:r w:rsidRPr="513D3BDD" w:rsidR="42FDFF48">
        <w:rPr>
          <w:sz w:val="24"/>
          <w:szCs w:val="24"/>
        </w:rPr>
        <w:t xml:space="preserve"> logs also showed the workstation scanning other </w:t>
      </w:r>
      <w:r w:rsidRPr="513D3BDD" w:rsidR="57AA1FC2">
        <w:rPr>
          <w:sz w:val="24"/>
          <w:szCs w:val="24"/>
        </w:rPr>
        <w:t>machines but</w:t>
      </w:r>
      <w:r w:rsidRPr="513D3BDD" w:rsidR="42FDFF48">
        <w:rPr>
          <w:sz w:val="24"/>
          <w:szCs w:val="24"/>
        </w:rPr>
        <w:t xml:space="preserve"> </w:t>
      </w:r>
      <w:r w:rsidRPr="513D3BDD" w:rsidR="0C7C7C3E">
        <w:rPr>
          <w:sz w:val="24"/>
          <w:szCs w:val="24"/>
        </w:rPr>
        <w:t>were</w:t>
      </w:r>
      <w:r w:rsidRPr="513D3BDD" w:rsidR="42FDFF48">
        <w:rPr>
          <w:sz w:val="24"/>
          <w:szCs w:val="24"/>
        </w:rPr>
        <w:t xml:space="preserve"> blocked as it </w:t>
      </w:r>
      <w:r w:rsidRPr="513D3BDD" w:rsidR="42FDFF48">
        <w:rPr>
          <w:sz w:val="24"/>
          <w:szCs w:val="24"/>
        </w:rPr>
        <w:t>wasn’t</w:t>
      </w:r>
      <w:r w:rsidRPr="513D3BDD" w:rsidR="42FDFF48">
        <w:rPr>
          <w:sz w:val="24"/>
          <w:szCs w:val="24"/>
        </w:rPr>
        <w:t xml:space="preserve"> allowed to</w:t>
      </w:r>
      <w:r w:rsidRPr="513D3BDD" w:rsidR="42FDFF48">
        <w:rPr>
          <w:sz w:val="24"/>
          <w:szCs w:val="24"/>
        </w:rPr>
        <w:t>.</w:t>
      </w:r>
      <w:r w:rsidRPr="513D3BDD" w:rsidR="6804C183">
        <w:rPr>
          <w:sz w:val="24"/>
          <w:szCs w:val="24"/>
        </w:rPr>
        <w:t xml:space="preserve"> </w:t>
      </w:r>
      <w:r w:rsidRPr="513D3BDD" w:rsidR="109CA173">
        <w:rPr>
          <w:sz w:val="24"/>
          <w:szCs w:val="24"/>
        </w:rPr>
        <w:t xml:space="preserve"> </w:t>
      </w:r>
      <w:r w:rsidRPr="513D3BDD" w:rsidR="109CA173">
        <w:rPr>
          <w:sz w:val="24"/>
          <w:szCs w:val="24"/>
        </w:rPr>
        <w:t xml:space="preserve">The Endpoint logs showed that this user was also </w:t>
      </w:r>
      <w:r w:rsidRPr="513D3BDD" w:rsidR="5E05C3DD">
        <w:rPr>
          <w:sz w:val="24"/>
          <w:szCs w:val="24"/>
        </w:rPr>
        <w:t>logging</w:t>
      </w:r>
      <w:r w:rsidRPr="513D3BDD" w:rsidR="109CA173">
        <w:rPr>
          <w:sz w:val="24"/>
          <w:szCs w:val="24"/>
        </w:rPr>
        <w:t xml:space="preserve"> in </w:t>
      </w:r>
      <w:r w:rsidRPr="513D3BDD" w:rsidR="109CA173">
        <w:rPr>
          <w:sz w:val="24"/>
          <w:szCs w:val="24"/>
        </w:rPr>
        <w:t>overnights</w:t>
      </w:r>
      <w:r w:rsidRPr="513D3BDD" w:rsidR="109CA173">
        <w:rPr>
          <w:sz w:val="24"/>
          <w:szCs w:val="24"/>
        </w:rPr>
        <w:t xml:space="preserve"> </w:t>
      </w:r>
      <w:r w:rsidRPr="513D3BDD" w:rsidR="5096D404">
        <w:rPr>
          <w:sz w:val="24"/>
          <w:szCs w:val="24"/>
        </w:rPr>
        <w:t>on</w:t>
      </w:r>
      <w:r w:rsidRPr="513D3BDD" w:rsidR="109CA173">
        <w:rPr>
          <w:sz w:val="24"/>
          <w:szCs w:val="24"/>
        </w:rPr>
        <w:t xml:space="preserve"> othe</w:t>
      </w:r>
      <w:r w:rsidRPr="513D3BDD" w:rsidR="49CEEFBB">
        <w:rPr>
          <w:sz w:val="24"/>
          <w:szCs w:val="24"/>
        </w:rPr>
        <w:t xml:space="preserve">r days. From the endpoint </w:t>
      </w:r>
      <w:r w:rsidRPr="513D3BDD" w:rsidR="16C3CF6A">
        <w:rPr>
          <w:sz w:val="24"/>
          <w:szCs w:val="24"/>
        </w:rPr>
        <w:t>logs,</w:t>
      </w:r>
      <w:r w:rsidRPr="513D3BDD" w:rsidR="49CEEFBB">
        <w:rPr>
          <w:sz w:val="24"/>
          <w:szCs w:val="24"/>
        </w:rPr>
        <w:t xml:space="preserve"> it showed that the user was installing hacking tools</w:t>
      </w:r>
      <w:r w:rsidRPr="513D3BDD" w:rsidR="49CEEFBB">
        <w:rPr>
          <w:sz w:val="24"/>
          <w:szCs w:val="24"/>
        </w:rPr>
        <w:t xml:space="preserve"> right before the alert was </w:t>
      </w:r>
      <w:r w:rsidRPr="513D3BDD" w:rsidR="7C4D8121">
        <w:rPr>
          <w:sz w:val="24"/>
          <w:szCs w:val="24"/>
        </w:rPr>
        <w:t>triggered</w:t>
      </w:r>
      <w:r w:rsidRPr="513D3BDD" w:rsidR="49CEEFBB">
        <w:rPr>
          <w:sz w:val="24"/>
          <w:szCs w:val="24"/>
        </w:rPr>
        <w:t xml:space="preserve"> so around 1 hour </w:t>
      </w:r>
      <w:r w:rsidRPr="513D3BDD" w:rsidR="4DAC0DD1">
        <w:rPr>
          <w:sz w:val="24"/>
          <w:szCs w:val="24"/>
        </w:rPr>
        <w:t>ago,</w:t>
      </w:r>
      <w:r w:rsidRPr="513D3BDD" w:rsidR="4711015E">
        <w:rPr>
          <w:sz w:val="24"/>
          <w:szCs w:val="24"/>
        </w:rPr>
        <w:t xml:space="preserve"> and it </w:t>
      </w:r>
      <w:r w:rsidRPr="513D3BDD" w:rsidR="40072457">
        <w:rPr>
          <w:sz w:val="24"/>
          <w:szCs w:val="24"/>
        </w:rPr>
        <w:t>seems</w:t>
      </w:r>
      <w:r w:rsidRPr="513D3BDD" w:rsidR="4711015E">
        <w:rPr>
          <w:sz w:val="24"/>
          <w:szCs w:val="24"/>
        </w:rPr>
        <w:t xml:space="preserve"> to also </w:t>
      </w:r>
      <w:r w:rsidRPr="513D3BDD" w:rsidR="04B4D1B6">
        <w:rPr>
          <w:sz w:val="24"/>
          <w:szCs w:val="24"/>
        </w:rPr>
        <w:t>show</w:t>
      </w:r>
      <w:r w:rsidRPr="513D3BDD" w:rsidR="4711015E">
        <w:rPr>
          <w:sz w:val="24"/>
          <w:szCs w:val="24"/>
        </w:rPr>
        <w:t xml:space="preserve"> that it </w:t>
      </w:r>
      <w:r w:rsidRPr="513D3BDD" w:rsidR="52960D90">
        <w:rPr>
          <w:sz w:val="24"/>
          <w:szCs w:val="24"/>
        </w:rPr>
        <w:t>changes</w:t>
      </w:r>
      <w:r w:rsidRPr="513D3BDD" w:rsidR="4711015E">
        <w:rPr>
          <w:sz w:val="24"/>
          <w:szCs w:val="24"/>
        </w:rPr>
        <w:t xml:space="preserve"> </w:t>
      </w:r>
      <w:r w:rsidRPr="513D3BDD" w:rsidR="654BB1BD">
        <w:rPr>
          <w:sz w:val="24"/>
          <w:szCs w:val="24"/>
        </w:rPr>
        <w:t>its</w:t>
      </w:r>
      <w:r w:rsidRPr="513D3BDD" w:rsidR="4711015E">
        <w:rPr>
          <w:sz w:val="24"/>
          <w:szCs w:val="24"/>
        </w:rPr>
        <w:t xml:space="preserve"> network configuration to able to scan the other VLANS.</w:t>
      </w:r>
      <w:r w:rsidRPr="513D3BDD" w:rsidR="49CEEFBB">
        <w:rPr>
          <w:sz w:val="24"/>
          <w:szCs w:val="24"/>
        </w:rPr>
        <w:t xml:space="preserve"> </w:t>
      </w:r>
    </w:p>
    <w:p w:rsidR="726F47E9" w:rsidP="726F47E9" w:rsidRDefault="726F47E9" w14:paraId="49F05F5D" w14:textId="34FC57FE">
      <w:pPr>
        <w:pStyle w:val="Normal"/>
        <w:rPr>
          <w:sz w:val="24"/>
          <w:szCs w:val="24"/>
        </w:rPr>
      </w:pPr>
    </w:p>
    <w:p w:rsidR="31496D02" w:rsidP="513D3BDD" w:rsidRDefault="31496D02" w14:paraId="692F4D25" w14:textId="5093EA1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17T02:45:50.374Z">
          <w:pPr>
            <w:pStyle w:val="Normal"/>
          </w:pPr>
        </w:pPrChange>
      </w:pPr>
      <w:r w:rsidRPr="513D3BDD" w:rsidR="31496D02">
        <w:rPr>
          <w:sz w:val="24"/>
          <w:szCs w:val="24"/>
        </w:rPr>
        <w:t>Escalation De</w:t>
      </w:r>
      <w:r w:rsidRPr="513D3BDD" w:rsidR="31496D02">
        <w:rPr>
          <w:sz w:val="24"/>
          <w:szCs w:val="24"/>
        </w:rPr>
        <w:t>cision &amp; Justification</w:t>
      </w:r>
    </w:p>
    <w:p w:rsidR="29C153B3" w:rsidP="726F47E9" w:rsidRDefault="29C153B3" w14:paraId="4940446D" w14:textId="1DE052FB">
      <w:pPr>
        <w:pStyle w:val="Normal"/>
        <w:rPr>
          <w:sz w:val="24"/>
          <w:szCs w:val="24"/>
        </w:rPr>
      </w:pPr>
      <w:r w:rsidRPr="513D3BDD" w:rsidR="29C153B3">
        <w:rPr>
          <w:sz w:val="24"/>
          <w:szCs w:val="24"/>
        </w:rPr>
        <w:t xml:space="preserve">This alert should be Escalated to Tier 2 as this user </w:t>
      </w:r>
      <w:r w:rsidRPr="513D3BDD" w:rsidR="29C153B3">
        <w:rPr>
          <w:sz w:val="24"/>
          <w:szCs w:val="24"/>
        </w:rPr>
        <w:t xml:space="preserve">behavior </w:t>
      </w:r>
      <w:r w:rsidRPr="513D3BDD" w:rsidR="29C153B3">
        <w:rPr>
          <w:sz w:val="24"/>
          <w:szCs w:val="24"/>
        </w:rPr>
        <w:t>isn’t</w:t>
      </w:r>
      <w:r w:rsidRPr="513D3BDD" w:rsidR="29C153B3">
        <w:rPr>
          <w:sz w:val="24"/>
          <w:szCs w:val="24"/>
        </w:rPr>
        <w:t xml:space="preserve"> allowed by </w:t>
      </w:r>
      <w:r w:rsidRPr="513D3BDD" w:rsidR="248EB3A7">
        <w:rPr>
          <w:sz w:val="24"/>
          <w:szCs w:val="24"/>
        </w:rPr>
        <w:t>policy,</w:t>
      </w:r>
      <w:r w:rsidRPr="513D3BDD" w:rsidR="29C153B3">
        <w:rPr>
          <w:sz w:val="24"/>
          <w:szCs w:val="24"/>
        </w:rPr>
        <w:t xml:space="preserve"> and a </w:t>
      </w:r>
      <w:r w:rsidRPr="513D3BDD" w:rsidR="209891B0">
        <w:rPr>
          <w:sz w:val="24"/>
          <w:szCs w:val="24"/>
        </w:rPr>
        <w:t xml:space="preserve">junior developer </w:t>
      </w:r>
      <w:r w:rsidRPr="513D3BDD" w:rsidR="209891B0">
        <w:rPr>
          <w:sz w:val="24"/>
          <w:szCs w:val="24"/>
        </w:rPr>
        <w:t>shouldn’t</w:t>
      </w:r>
      <w:r w:rsidRPr="513D3BDD" w:rsidR="209891B0">
        <w:rPr>
          <w:sz w:val="24"/>
          <w:szCs w:val="24"/>
        </w:rPr>
        <w:t xml:space="preserve"> be running scanning throughout</w:t>
      </w:r>
      <w:r w:rsidRPr="513D3BDD" w:rsidR="209891B0">
        <w:rPr>
          <w:sz w:val="24"/>
          <w:szCs w:val="24"/>
        </w:rPr>
        <w:t xml:space="preserve"> VLANS. As this VLANS store a ton of information of user data and these scans are only going for </w:t>
      </w:r>
      <w:r w:rsidRPr="513D3BDD" w:rsidR="4FC585EB">
        <w:rPr>
          <w:sz w:val="24"/>
          <w:szCs w:val="24"/>
        </w:rPr>
        <w:t xml:space="preserve">finance, HR, clinical Making it a right place for an attacker </w:t>
      </w:r>
      <w:r w:rsidRPr="513D3BDD" w:rsidR="4FC585EB">
        <w:rPr>
          <w:sz w:val="24"/>
          <w:szCs w:val="24"/>
        </w:rPr>
        <w:t>to gather information.</w:t>
      </w:r>
    </w:p>
    <w:p w:rsidR="726F47E9" w:rsidP="726F47E9" w:rsidRDefault="726F47E9" w14:paraId="27523C86" w14:textId="11BEE53A">
      <w:pPr>
        <w:pStyle w:val="Normal"/>
        <w:rPr>
          <w:sz w:val="24"/>
          <w:szCs w:val="24"/>
        </w:rPr>
      </w:pPr>
    </w:p>
    <w:p w:rsidR="726F47E9" w:rsidP="726F47E9" w:rsidRDefault="726F47E9" w14:paraId="2DA44674" w14:textId="793018BE">
      <w:pPr>
        <w:pStyle w:val="Normal"/>
        <w:rPr>
          <w:sz w:val="24"/>
          <w:szCs w:val="24"/>
        </w:rPr>
      </w:pPr>
    </w:p>
    <w:p w:rsidR="7ED14C91" w:rsidP="513D3BDD" w:rsidRDefault="7ED14C91" w14:paraId="31CEE7EB" w14:textId="0251739D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2-17T02:53:13.463Z">
          <w:pPr>
            <w:pStyle w:val="Normal"/>
          </w:pPr>
        </w:pPrChange>
      </w:pPr>
      <w:r w:rsidRPr="513D3BDD" w:rsidR="7ED14C91">
        <w:rPr>
          <w:sz w:val="24"/>
          <w:szCs w:val="24"/>
        </w:rPr>
        <w:t>Risk Assessment &amp; Follow-up actions</w:t>
      </w:r>
    </w:p>
    <w:p w:rsidR="7ED14C91" w:rsidP="726F47E9" w:rsidRDefault="7ED14C91" w14:paraId="3AF9B139" w14:textId="7D091045">
      <w:pPr>
        <w:pStyle w:val="Normal"/>
        <w:rPr>
          <w:sz w:val="24"/>
          <w:szCs w:val="24"/>
        </w:rPr>
      </w:pPr>
      <w:r w:rsidRPr="513D3BDD" w:rsidR="7ED14C91">
        <w:rPr>
          <w:sz w:val="24"/>
          <w:szCs w:val="24"/>
        </w:rPr>
        <w:t>This alert is given a CVSS score of 7.5 as this attacker is gathering information about our Finance, HR, Cli</w:t>
      </w:r>
      <w:r w:rsidRPr="513D3BDD" w:rsidR="4FB23CBE">
        <w:rPr>
          <w:sz w:val="24"/>
          <w:szCs w:val="24"/>
        </w:rPr>
        <w:t>nical as these hold sensit</w:t>
      </w:r>
      <w:r w:rsidRPr="513D3BDD" w:rsidR="4FB23CBE">
        <w:rPr>
          <w:sz w:val="24"/>
          <w:szCs w:val="24"/>
        </w:rPr>
        <w:t>ive info</w:t>
      </w:r>
      <w:r w:rsidRPr="513D3BDD" w:rsidR="28ACCA74">
        <w:rPr>
          <w:sz w:val="24"/>
          <w:szCs w:val="24"/>
        </w:rPr>
        <w:t xml:space="preserve">rmation that could be useful for an attacker. This could also be used to launch </w:t>
      </w:r>
      <w:r w:rsidRPr="513D3BDD" w:rsidR="35C1051A">
        <w:rPr>
          <w:sz w:val="24"/>
          <w:szCs w:val="24"/>
        </w:rPr>
        <w:t>a</w:t>
      </w:r>
      <w:r w:rsidRPr="513D3BDD" w:rsidR="28ACCA74">
        <w:rPr>
          <w:sz w:val="24"/>
          <w:szCs w:val="24"/>
        </w:rPr>
        <w:t xml:space="preserve"> ransom attack </w:t>
      </w:r>
      <w:r w:rsidRPr="513D3BDD" w:rsidR="1E9E06D6">
        <w:rPr>
          <w:sz w:val="24"/>
          <w:szCs w:val="24"/>
        </w:rPr>
        <w:t>leading to our company losing a ton</w:t>
      </w:r>
      <w:r w:rsidRPr="513D3BDD" w:rsidR="1E9E06D6">
        <w:rPr>
          <w:sz w:val="24"/>
          <w:szCs w:val="24"/>
        </w:rPr>
        <w:t xml:space="preserve"> of money or our business </w:t>
      </w:r>
      <w:r w:rsidRPr="513D3BDD" w:rsidR="038A0461">
        <w:rPr>
          <w:sz w:val="24"/>
          <w:szCs w:val="24"/>
        </w:rPr>
        <w:t xml:space="preserve">reputation. </w:t>
      </w:r>
      <w:r w:rsidRPr="513D3BDD" w:rsidR="2363643C">
        <w:rPr>
          <w:sz w:val="24"/>
          <w:szCs w:val="24"/>
        </w:rPr>
        <w:t xml:space="preserve"> The risk of sensitive financial information, employee records, and protected health information (PHI). Unauthorized access to these environments could result in data exposure, HIPAA compliance violati</w:t>
      </w:r>
      <w:r w:rsidRPr="513D3BDD" w:rsidR="102F26FD">
        <w:rPr>
          <w:sz w:val="24"/>
          <w:szCs w:val="24"/>
        </w:rPr>
        <w:t>ons, or damage to organization reputation.</w:t>
      </w:r>
    </w:p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cad51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AF42DF"/>
    <w:multiLevelType w:val="multilevel"/>
    <w:tmpl w:val="10C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C44E3F"/>
    <w:multiLevelType w:val="multilevel"/>
    <w:tmpl w:val="1EE0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6A75563"/>
    <w:multiLevelType w:val="multilevel"/>
    <w:tmpl w:val="EAE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C1F2E6C"/>
    <w:multiLevelType w:val="multilevel"/>
    <w:tmpl w:val="314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C1D064E"/>
    <w:multiLevelType w:val="multilevel"/>
    <w:tmpl w:val="2B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D603B41"/>
    <w:multiLevelType w:val="multilevel"/>
    <w:tmpl w:val="C59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6212BDF"/>
    <w:multiLevelType w:val="multilevel"/>
    <w:tmpl w:val="72E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916981976">
    <w:abstractNumId w:val="0"/>
  </w:num>
  <w:num w:numId="2" w16cid:durableId="1163618453">
    <w:abstractNumId w:val="5"/>
  </w:num>
  <w:num w:numId="3" w16cid:durableId="173307555">
    <w:abstractNumId w:val="6"/>
  </w:num>
  <w:num w:numId="4" w16cid:durableId="1465154869">
    <w:abstractNumId w:val="1"/>
  </w:num>
  <w:num w:numId="5" w16cid:durableId="1117673756">
    <w:abstractNumId w:val="3"/>
  </w:num>
  <w:num w:numId="6" w16cid:durableId="825434148">
    <w:abstractNumId w:val="4"/>
  </w:num>
  <w:num w:numId="7" w16cid:durableId="1832327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C1"/>
    <w:rsid w:val="00372BC1"/>
    <w:rsid w:val="008A251A"/>
    <w:rsid w:val="008F1926"/>
    <w:rsid w:val="009B167D"/>
    <w:rsid w:val="00F71EC7"/>
    <w:rsid w:val="035E089D"/>
    <w:rsid w:val="038A0461"/>
    <w:rsid w:val="046565D1"/>
    <w:rsid w:val="04955AFE"/>
    <w:rsid w:val="04B4D1B6"/>
    <w:rsid w:val="04E1C41E"/>
    <w:rsid w:val="089A35AA"/>
    <w:rsid w:val="0B1307A8"/>
    <w:rsid w:val="0BA179D0"/>
    <w:rsid w:val="0C7C7C3E"/>
    <w:rsid w:val="0EFE2ED5"/>
    <w:rsid w:val="0F4D7333"/>
    <w:rsid w:val="0F931D23"/>
    <w:rsid w:val="102F26FD"/>
    <w:rsid w:val="109CA173"/>
    <w:rsid w:val="10B7BE8F"/>
    <w:rsid w:val="1267463E"/>
    <w:rsid w:val="1325311F"/>
    <w:rsid w:val="16C3CF6A"/>
    <w:rsid w:val="16FC4222"/>
    <w:rsid w:val="17459E16"/>
    <w:rsid w:val="17A2CBBD"/>
    <w:rsid w:val="18B5BAC3"/>
    <w:rsid w:val="1A16FDF4"/>
    <w:rsid w:val="1B320F5E"/>
    <w:rsid w:val="1C48D3BC"/>
    <w:rsid w:val="1C644FD9"/>
    <w:rsid w:val="1E2F03A2"/>
    <w:rsid w:val="1E9E06D6"/>
    <w:rsid w:val="206585B9"/>
    <w:rsid w:val="209891B0"/>
    <w:rsid w:val="2301275D"/>
    <w:rsid w:val="2363643C"/>
    <w:rsid w:val="248EB3A7"/>
    <w:rsid w:val="24CFC5D4"/>
    <w:rsid w:val="24EAA958"/>
    <w:rsid w:val="262D414D"/>
    <w:rsid w:val="28ACCA74"/>
    <w:rsid w:val="29C153B3"/>
    <w:rsid w:val="2B596BE8"/>
    <w:rsid w:val="2B7120A7"/>
    <w:rsid w:val="2EB486EF"/>
    <w:rsid w:val="31496D02"/>
    <w:rsid w:val="32B54735"/>
    <w:rsid w:val="346961DF"/>
    <w:rsid w:val="35C1051A"/>
    <w:rsid w:val="36F3B1EA"/>
    <w:rsid w:val="3720FCEC"/>
    <w:rsid w:val="37956869"/>
    <w:rsid w:val="37FAB149"/>
    <w:rsid w:val="3803BE04"/>
    <w:rsid w:val="40072457"/>
    <w:rsid w:val="400F3F71"/>
    <w:rsid w:val="42ABC0F5"/>
    <w:rsid w:val="42FDFF48"/>
    <w:rsid w:val="430B1227"/>
    <w:rsid w:val="46915D25"/>
    <w:rsid w:val="4711015E"/>
    <w:rsid w:val="48AC2547"/>
    <w:rsid w:val="49CEEFBB"/>
    <w:rsid w:val="4C0DEA61"/>
    <w:rsid w:val="4DAC0DD1"/>
    <w:rsid w:val="4E780161"/>
    <w:rsid w:val="4F7D4A9E"/>
    <w:rsid w:val="4FB23CBE"/>
    <w:rsid w:val="4FC585EB"/>
    <w:rsid w:val="4FCA55D6"/>
    <w:rsid w:val="5096D404"/>
    <w:rsid w:val="513D3BDD"/>
    <w:rsid w:val="52960D90"/>
    <w:rsid w:val="556FA096"/>
    <w:rsid w:val="55CC760C"/>
    <w:rsid w:val="56805848"/>
    <w:rsid w:val="5709C46F"/>
    <w:rsid w:val="57AA1FC2"/>
    <w:rsid w:val="59C1D023"/>
    <w:rsid w:val="5C08B5D3"/>
    <w:rsid w:val="5D307A5D"/>
    <w:rsid w:val="5E05C3DD"/>
    <w:rsid w:val="5F5D334A"/>
    <w:rsid w:val="60DD3AA4"/>
    <w:rsid w:val="6183B727"/>
    <w:rsid w:val="651C54F7"/>
    <w:rsid w:val="652787FC"/>
    <w:rsid w:val="654BB1BD"/>
    <w:rsid w:val="66F6CD36"/>
    <w:rsid w:val="6804C183"/>
    <w:rsid w:val="685EBCD3"/>
    <w:rsid w:val="68D8C7A4"/>
    <w:rsid w:val="696C6C59"/>
    <w:rsid w:val="6A3F020F"/>
    <w:rsid w:val="6A9CBA66"/>
    <w:rsid w:val="6AC80DAB"/>
    <w:rsid w:val="6C986B09"/>
    <w:rsid w:val="6CB3BF75"/>
    <w:rsid w:val="71A3FFD4"/>
    <w:rsid w:val="723E799B"/>
    <w:rsid w:val="726F47E9"/>
    <w:rsid w:val="73CD8539"/>
    <w:rsid w:val="73FA2404"/>
    <w:rsid w:val="791AFE0C"/>
    <w:rsid w:val="799105A8"/>
    <w:rsid w:val="7A6E97AF"/>
    <w:rsid w:val="7AA20223"/>
    <w:rsid w:val="7C044F8F"/>
    <w:rsid w:val="7C4D8121"/>
    <w:rsid w:val="7ED1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FF98"/>
  <w15:chartTrackingRefBased/>
  <w15:docId w15:val="{1E235248-2592-4677-978F-54ADE674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2B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2B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2B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2B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2B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2B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2B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2B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2B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C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72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DC219710-B9F4-4160-8679-C856E3C67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9F1B44-D48A-4714-9CDE-0F13BE24E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193FE-81BD-49E3-8ABB-64CF76C07451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56debb9b-9ad7-4f8a-8feb-07f4e1ed8a6d"/>
    <ds:schemaRef ds:uri="http://www.w3.org/XML/1998/namespace"/>
    <ds:schemaRef ds:uri="http://schemas.microsoft.com/office/infopath/2007/PartnerControls"/>
    <ds:schemaRef ds:uri="1feb7217-ac39-4d3b-88b7-d1b5ce9a7e11"/>
    <ds:schemaRef ds:uri="http://schemas.microsoft.com/office/2006/metadata/properties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3</revision>
  <dcterms:created xsi:type="dcterms:W3CDTF">2026-01-07T17:03:00.0000000Z</dcterms:created>
  <dcterms:modified xsi:type="dcterms:W3CDTF">2026-06-03T02:17:47.0831892Z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