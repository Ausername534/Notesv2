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579D" w:rsidR="0023579D" w:rsidP="0023579D" w:rsidRDefault="0023579D" w14:paraId="2092F0D7" w14:textId="77777777">
      <w:r w:rsidR="0023579D">
        <w:rPr/>
        <w:t xml:space="preserve">You are a </w:t>
      </w:r>
      <w:r w:rsidRPr="6E06A446" w:rsidR="0023579D">
        <w:rPr>
          <w:b w:val="1"/>
          <w:bCs w:val="1"/>
        </w:rPr>
        <w:t>Tier 1 SOC Analyst</w:t>
      </w:r>
      <w:r w:rsidR="0023579D">
        <w:rPr/>
        <w:t xml:space="preserve"> reviewing an antivirus alert on a corporate workstation. The alert indicates that a potentially malicious executable was detected and </w:t>
      </w:r>
      <w:r w:rsidRPr="6E06A446" w:rsidR="0023579D">
        <w:rPr>
          <w:b w:val="1"/>
          <w:bCs w:val="1"/>
        </w:rPr>
        <w:t>successfully quarantined</w:t>
      </w:r>
      <w:r w:rsidR="0023579D">
        <w:rPr/>
        <w:t xml:space="preserve"> before execution. Your responsibility is to determine the likelihood of a </w:t>
      </w:r>
      <w:r w:rsidRPr="6E06A446" w:rsidR="0023579D">
        <w:rPr>
          <w:b w:val="1"/>
          <w:bCs w:val="1"/>
        </w:rPr>
        <w:t>true positive versus a false positive</w:t>
      </w:r>
      <w:r w:rsidR="0023579D">
        <w:rPr/>
        <w:t>, validate the alert using appropriate logs, assess risk, and decide on the proper SOC response.</w:t>
      </w:r>
    </w:p>
    <w:p w:rsidRPr="0023579D" w:rsidR="0023579D" w:rsidP="0023579D" w:rsidRDefault="0023579D" w14:paraId="463DB9C6" w14:textId="77777777">
      <w:r w:rsidRPr="0023579D">
        <w:pict w14:anchorId="5EE39123">
          <v:rect id="_x0000_i1073" style="width:0;height:1.5pt" o:hr="t" o:hrstd="t" o:hralign="center" fillcolor="#a0a0a0" stroked="f"/>
        </w:pict>
      </w:r>
    </w:p>
    <w:p w:rsidRPr="0023579D" w:rsidR="0023579D" w:rsidP="0023579D" w:rsidRDefault="0023579D" w14:paraId="490CA903" w14:textId="77777777">
      <w:pPr>
        <w:rPr>
          <w:b/>
          <w:bCs/>
        </w:rPr>
      </w:pPr>
      <w:r w:rsidRPr="0023579D">
        <w:rPr>
          <w:b/>
          <w:bCs/>
        </w:rPr>
        <w:t>Scenario Details</w:t>
      </w:r>
    </w:p>
    <w:p w:rsidRPr="0023579D" w:rsidR="0023579D" w:rsidP="0023579D" w:rsidRDefault="0023579D" w14:paraId="05BCA7E4" w14:textId="77777777">
      <w:pPr>
        <w:rPr>
          <w:b/>
          <w:bCs/>
        </w:rPr>
      </w:pPr>
      <w:r w:rsidRPr="0023579D">
        <w:rPr>
          <w:b/>
          <w:bCs/>
        </w:rPr>
        <w:t>Alert Details</w:t>
      </w:r>
    </w:p>
    <w:p w:rsidRPr="0023579D" w:rsidR="0023579D" w:rsidP="0023579D" w:rsidRDefault="0023579D" w14:paraId="31819A77" w14:textId="77777777">
      <w:pPr>
        <w:numPr>
          <w:ilvl w:val="0"/>
          <w:numId w:val="1"/>
        </w:numPr>
      </w:pPr>
      <w:r w:rsidRPr="0023579D">
        <w:rPr>
          <w:b/>
          <w:bCs/>
        </w:rPr>
        <w:t>Hostname:</w:t>
      </w:r>
      <w:r w:rsidRPr="0023579D">
        <w:t xml:space="preserve"> HR-LT-12</w:t>
      </w:r>
    </w:p>
    <w:p w:rsidRPr="0023579D" w:rsidR="0023579D" w:rsidP="0023579D" w:rsidRDefault="0023579D" w14:paraId="540F8964" w14:textId="77777777">
      <w:pPr>
        <w:numPr>
          <w:ilvl w:val="0"/>
          <w:numId w:val="1"/>
        </w:numPr>
      </w:pPr>
      <w:r w:rsidRPr="0023579D">
        <w:rPr>
          <w:b/>
          <w:bCs/>
        </w:rPr>
        <w:t>File Name:</w:t>
      </w:r>
      <w:r w:rsidRPr="0023579D">
        <w:t xml:space="preserve"> invoice_viewer.exe</w:t>
      </w:r>
    </w:p>
    <w:p w:rsidRPr="0023579D" w:rsidR="0023579D" w:rsidP="0023579D" w:rsidRDefault="0023579D" w14:paraId="7316AA13" w14:textId="77777777">
      <w:pPr>
        <w:numPr>
          <w:ilvl w:val="0"/>
          <w:numId w:val="1"/>
        </w:numPr>
      </w:pPr>
      <w:r w:rsidRPr="0023579D">
        <w:rPr>
          <w:b/>
          <w:bCs/>
        </w:rPr>
        <w:t>Detection Type:</w:t>
      </w:r>
      <w:r w:rsidRPr="0023579D">
        <w:t xml:space="preserve"> Antivirus malware detection</w:t>
      </w:r>
    </w:p>
    <w:p w:rsidRPr="0023579D" w:rsidR="0023579D" w:rsidP="0023579D" w:rsidRDefault="0023579D" w14:paraId="4787988F" w14:textId="77777777">
      <w:pPr>
        <w:numPr>
          <w:ilvl w:val="0"/>
          <w:numId w:val="1"/>
        </w:numPr>
      </w:pPr>
      <w:r w:rsidRPr="0023579D">
        <w:rPr>
          <w:b/>
          <w:bCs/>
        </w:rPr>
        <w:t>Action Taken:</w:t>
      </w:r>
      <w:r w:rsidRPr="0023579D">
        <w:t xml:space="preserve"> Quarantined</w:t>
      </w:r>
    </w:p>
    <w:p w:rsidRPr="0023579D" w:rsidR="0023579D" w:rsidP="0023579D" w:rsidRDefault="0023579D" w14:paraId="37F470F4" w14:textId="77777777">
      <w:pPr>
        <w:numPr>
          <w:ilvl w:val="0"/>
          <w:numId w:val="1"/>
        </w:numPr>
      </w:pPr>
      <w:r w:rsidRPr="0023579D">
        <w:rPr>
          <w:b/>
          <w:bCs/>
        </w:rPr>
        <w:t>Timestamp:</w:t>
      </w:r>
      <w:r w:rsidRPr="0023579D">
        <w:t xml:space="preserve"> 11:03 AM CST</w:t>
      </w:r>
    </w:p>
    <w:p w:rsidRPr="0023579D" w:rsidR="0023579D" w:rsidP="0023579D" w:rsidRDefault="0023579D" w14:paraId="379E13A9" w14:textId="77777777">
      <w:pPr>
        <w:rPr>
          <w:b/>
          <w:bCs/>
        </w:rPr>
      </w:pPr>
      <w:r w:rsidRPr="0023579D">
        <w:rPr>
          <w:b/>
          <w:bCs/>
        </w:rPr>
        <w:t>Known Context</w:t>
      </w:r>
    </w:p>
    <w:p w:rsidRPr="0023579D" w:rsidR="0023579D" w:rsidP="0023579D" w:rsidRDefault="0023579D" w14:paraId="46651E20" w14:textId="77777777">
      <w:pPr>
        <w:numPr>
          <w:ilvl w:val="0"/>
          <w:numId w:val="2"/>
        </w:numPr>
      </w:pPr>
      <w:r w:rsidRPr="0023579D">
        <w:t xml:space="preserve">File was received via </w:t>
      </w:r>
      <w:r w:rsidRPr="0023579D">
        <w:rPr>
          <w:b/>
          <w:bCs/>
        </w:rPr>
        <w:t>email attachment</w:t>
      </w:r>
      <w:r w:rsidRPr="0023579D">
        <w:t xml:space="preserve"> earlier the same day</w:t>
      </w:r>
    </w:p>
    <w:p w:rsidRPr="0023579D" w:rsidR="0023579D" w:rsidP="0023579D" w:rsidRDefault="0023579D" w14:paraId="30418266" w14:textId="77777777">
      <w:pPr>
        <w:numPr>
          <w:ilvl w:val="0"/>
          <w:numId w:val="2"/>
        </w:numPr>
      </w:pPr>
      <w:r w:rsidRPr="0023579D">
        <w:rPr>
          <w:b/>
          <w:bCs/>
        </w:rPr>
        <w:t>No execution observed</w:t>
      </w:r>
    </w:p>
    <w:p w:rsidRPr="0023579D" w:rsidR="0023579D" w:rsidP="0023579D" w:rsidRDefault="0023579D" w14:paraId="5C34558D" w14:textId="77777777">
      <w:pPr>
        <w:numPr>
          <w:ilvl w:val="0"/>
          <w:numId w:val="2"/>
        </w:numPr>
      </w:pPr>
      <w:r w:rsidRPr="0023579D">
        <w:rPr>
          <w:b/>
          <w:bCs/>
        </w:rPr>
        <w:t>No additional alerts</w:t>
      </w:r>
      <w:r w:rsidRPr="0023579D">
        <w:t xml:space="preserve"> on the host</w:t>
      </w:r>
    </w:p>
    <w:p w:rsidRPr="0023579D" w:rsidR="0023579D" w:rsidP="0023579D" w:rsidRDefault="0023579D" w14:paraId="5EC2DB89" w14:textId="77777777">
      <w:r w:rsidRPr="0023579D">
        <w:pict w14:anchorId="5B43C1CE">
          <v:rect id="_x0000_i1074" style="width:0;height:1.5pt" o:hr="t" o:hrstd="t" o:hralign="center" fillcolor="#a0a0a0" stroked="f"/>
        </w:pict>
      </w:r>
    </w:p>
    <w:p w:rsidRPr="0023579D" w:rsidR="0023579D" w:rsidP="0023579D" w:rsidRDefault="0023579D" w14:paraId="154E4034" w14:textId="77777777">
      <w:r w:rsidRPr="0023579D">
        <w:pict w14:anchorId="516EF0B9">
          <v:rect id="_x0000_i1075" style="width:0;height:1.5pt" o:hr="t" o:hrstd="t" o:hralign="center" fillcolor="#a0a0a0" stroked="f"/>
        </w:pict>
      </w:r>
    </w:p>
    <w:p w:rsidRPr="0023579D" w:rsidR="0023579D" w:rsidP="0023579D" w:rsidRDefault="0023579D" w14:paraId="7601D6A4" w14:textId="77777777">
      <w:pPr>
        <w:rPr>
          <w:b/>
          <w:bCs/>
        </w:rPr>
      </w:pPr>
      <w:r w:rsidRPr="0023579D">
        <w:rPr>
          <w:b/>
          <w:bCs/>
        </w:rPr>
        <w:lastRenderedPageBreak/>
        <w:t>Section 1: Alert Identification &amp; Summary (5 pts)</w:t>
      </w:r>
    </w:p>
    <w:p w:rsidRPr="0023579D" w:rsidR="0023579D" w:rsidP="0023579D" w:rsidRDefault="0023579D" w14:paraId="3F9443EB" w14:textId="77777777">
      <w:r w:rsidRPr="0023579D">
        <w:rPr>
          <w:b/>
          <w:bCs/>
        </w:rPr>
        <w:t>Rubric Category: Identification &amp; Summary</w:t>
      </w:r>
    </w:p>
    <w:p w:rsidRPr="0023579D" w:rsidR="0023579D" w:rsidP="0023579D" w:rsidRDefault="0023579D" w14:paraId="35FE6F67" w14:textId="77777777">
      <w:r w:rsidRPr="0023579D">
        <w:t>In this section, clearly demonstrate that you understand the alert.</w:t>
      </w:r>
    </w:p>
    <w:p w:rsidRPr="0023579D" w:rsidR="0023579D" w:rsidP="0023579D" w:rsidRDefault="0023579D" w14:paraId="7D04A4DF" w14:textId="77777777">
      <w:r w:rsidRPr="0023579D">
        <w:t>Your response should:</w:t>
      </w:r>
    </w:p>
    <w:p w:rsidRPr="0023579D" w:rsidR="0023579D" w:rsidP="0023579D" w:rsidRDefault="0023579D" w14:paraId="3635F2C7" w14:textId="77777777">
      <w:pPr>
        <w:numPr>
          <w:ilvl w:val="0"/>
          <w:numId w:val="3"/>
        </w:numPr>
      </w:pPr>
      <w:r w:rsidRPr="0023579D">
        <w:t xml:space="preserve">Restate the alert using </w:t>
      </w:r>
      <w:r w:rsidRPr="0023579D">
        <w:rPr>
          <w:b/>
          <w:bCs/>
        </w:rPr>
        <w:t>who, what, when, where, and why</w:t>
      </w:r>
    </w:p>
    <w:p w:rsidRPr="0023579D" w:rsidR="0023579D" w:rsidP="0023579D" w:rsidRDefault="0023579D" w14:paraId="4EAF8832" w14:textId="77777777">
      <w:pPr>
        <w:numPr>
          <w:ilvl w:val="0"/>
          <w:numId w:val="3"/>
        </w:numPr>
      </w:pPr>
      <w:r w:rsidRPr="0023579D">
        <w:t>Identify the affected system and file</w:t>
      </w:r>
    </w:p>
    <w:p w:rsidRPr="0023579D" w:rsidR="0023579D" w:rsidP="0023579D" w:rsidRDefault="0023579D" w14:paraId="3F08C014" w14:textId="77777777">
      <w:pPr>
        <w:numPr>
          <w:ilvl w:val="0"/>
          <w:numId w:val="3"/>
        </w:numPr>
      </w:pPr>
      <w:r w:rsidRPr="0023579D">
        <w:t>Explain what the antivirus detected and what action was taken</w:t>
      </w:r>
    </w:p>
    <w:p w:rsidRPr="0023579D" w:rsidR="0023579D" w:rsidP="0023579D" w:rsidRDefault="0023579D" w14:paraId="4DBD97E8" w14:textId="77777777">
      <w:pPr>
        <w:numPr>
          <w:ilvl w:val="0"/>
          <w:numId w:val="3"/>
        </w:numPr>
        <w:rPr/>
      </w:pPr>
      <w:r w:rsidR="0023579D">
        <w:rPr/>
        <w:t xml:space="preserve">Explain </w:t>
      </w:r>
      <w:r w:rsidRPr="6E06A446" w:rsidR="0023579D">
        <w:rPr>
          <w:i w:val="1"/>
          <w:iCs w:val="1"/>
        </w:rPr>
        <w:t>why</w:t>
      </w:r>
      <w:r w:rsidR="0023579D">
        <w:rPr/>
        <w:t xml:space="preserve"> this alert required analyst review despite successful quarantine</w:t>
      </w:r>
    </w:p>
    <w:p w:rsidRPr="0023579D" w:rsidR="0023579D" w:rsidP="0023579D" w:rsidRDefault="0023579D" w14:paraId="377913D3" w14:textId="77777777">
      <w:r w:rsidRPr="0023579D">
        <w:pict w14:anchorId="2815D0D6">
          <v:rect id="_x0000_i1076" style="width:0;height:1.5pt" o:hr="t" o:hrstd="t" o:hralign="center" fillcolor="#a0a0a0" stroked="f"/>
        </w:pict>
      </w:r>
    </w:p>
    <w:p w:rsidRPr="0023579D" w:rsidR="0023579D" w:rsidP="0023579D" w:rsidRDefault="0023579D" w14:paraId="3AFA4DF5" w14:textId="77777777">
      <w:pPr>
        <w:rPr>
          <w:b/>
          <w:bCs/>
        </w:rPr>
      </w:pPr>
      <w:r w:rsidRPr="0023579D">
        <w:rPr>
          <w:b/>
          <w:bCs/>
        </w:rPr>
        <w:t>Section 2: True Positive vs False Positive Assessment (5 pts)</w:t>
      </w:r>
    </w:p>
    <w:p w:rsidRPr="0023579D" w:rsidR="0023579D" w:rsidP="0023579D" w:rsidRDefault="0023579D" w14:paraId="2F8D94B5" w14:textId="77777777">
      <w:r w:rsidRPr="0023579D">
        <w:rPr>
          <w:b/>
          <w:bCs/>
        </w:rPr>
        <w:t>Rubric Category: Identification &amp; Summary</w:t>
      </w:r>
    </w:p>
    <w:p w:rsidRPr="0023579D" w:rsidR="0023579D" w:rsidP="0023579D" w:rsidRDefault="0023579D" w14:paraId="658EC263" w14:textId="77777777">
      <w:r w:rsidRPr="0023579D">
        <w:t xml:space="preserve">Evaluate whether this detection is more likely a </w:t>
      </w:r>
      <w:r w:rsidRPr="0023579D">
        <w:rPr>
          <w:b/>
          <w:bCs/>
        </w:rPr>
        <w:t>true positive</w:t>
      </w:r>
      <w:r w:rsidRPr="0023579D">
        <w:t xml:space="preserve"> or </w:t>
      </w:r>
      <w:r w:rsidRPr="0023579D">
        <w:rPr>
          <w:b/>
          <w:bCs/>
        </w:rPr>
        <w:t>false positive</w:t>
      </w:r>
      <w:r w:rsidRPr="0023579D">
        <w:t>.</w:t>
      </w:r>
    </w:p>
    <w:p w:rsidRPr="0023579D" w:rsidR="0023579D" w:rsidP="0023579D" w:rsidRDefault="0023579D" w14:paraId="30C4399D" w14:textId="77777777">
      <w:r w:rsidRPr="0023579D">
        <w:t>Your response should:</w:t>
      </w:r>
    </w:p>
    <w:p w:rsidRPr="0023579D" w:rsidR="0023579D" w:rsidP="0023579D" w:rsidRDefault="0023579D" w14:paraId="72E31A38" w14:textId="77777777">
      <w:pPr>
        <w:numPr>
          <w:ilvl w:val="0"/>
          <w:numId w:val="4"/>
        </w:numPr>
      </w:pPr>
      <w:r w:rsidRPr="0023579D">
        <w:t xml:space="preserve">Discuss indicators that suggest the file </w:t>
      </w:r>
      <w:r w:rsidRPr="0023579D">
        <w:rPr>
          <w:b/>
          <w:bCs/>
        </w:rPr>
        <w:t>is malicious</w:t>
      </w:r>
    </w:p>
    <w:p w:rsidRPr="0023579D" w:rsidR="0023579D" w:rsidP="0023579D" w:rsidRDefault="0023579D" w14:paraId="0D71BC8D" w14:textId="77777777">
      <w:pPr>
        <w:numPr>
          <w:ilvl w:val="0"/>
          <w:numId w:val="4"/>
        </w:numPr>
      </w:pPr>
      <w:r w:rsidRPr="0023579D">
        <w:t xml:space="preserve">Discuss indicators that suggest the detection </w:t>
      </w:r>
      <w:r w:rsidRPr="0023579D">
        <w:rPr>
          <w:b/>
          <w:bCs/>
        </w:rPr>
        <w:t>could be a false positive</w:t>
      </w:r>
    </w:p>
    <w:p w:rsidRPr="0023579D" w:rsidR="0023579D" w:rsidP="0023579D" w:rsidRDefault="0023579D" w14:paraId="5F5B1768" w14:textId="77777777">
      <w:pPr>
        <w:numPr>
          <w:ilvl w:val="0"/>
          <w:numId w:val="4"/>
        </w:numPr>
      </w:pPr>
      <w:r w:rsidRPr="0023579D">
        <w:t>Reference known context (email delivery, lack of execution, no follow-on alerts)</w:t>
      </w:r>
    </w:p>
    <w:p w:rsidRPr="0023579D" w:rsidR="0023579D" w:rsidP="0023579D" w:rsidRDefault="0023579D" w14:paraId="449DD4BC" w14:textId="77777777">
      <w:pPr>
        <w:numPr>
          <w:ilvl w:val="0"/>
          <w:numId w:val="4"/>
        </w:numPr>
        <w:rPr/>
      </w:pPr>
      <w:r w:rsidR="0023579D">
        <w:rPr/>
        <w:t xml:space="preserve">Clearly state which outcome you believe is </w:t>
      </w:r>
      <w:r w:rsidRPr="6E06A446" w:rsidR="0023579D">
        <w:rPr>
          <w:b w:val="1"/>
          <w:bCs w:val="1"/>
        </w:rPr>
        <w:t>more likely</w:t>
      </w:r>
      <w:r w:rsidR="0023579D">
        <w:rPr/>
        <w:t>, and why</w:t>
      </w:r>
    </w:p>
    <w:p w:rsidRPr="0023579D" w:rsidR="0023579D" w:rsidP="0023579D" w:rsidRDefault="0023579D" w14:paraId="2312DDF5" w14:textId="77777777">
      <w:r w:rsidRPr="0023579D">
        <w:pict w14:anchorId="67F95D3C">
          <v:rect id="_x0000_i1077" style="width:0;height:1.5pt" o:hr="t" o:hrstd="t" o:hralign="center" fillcolor="#a0a0a0" stroked="f"/>
        </w:pict>
      </w:r>
    </w:p>
    <w:p w:rsidR="0023579D" w:rsidP="0023579D" w:rsidRDefault="0023579D" w14:paraId="41CF78B2" w14:textId="77777777">
      <w:pPr>
        <w:rPr>
          <w:b/>
          <w:bCs/>
        </w:rPr>
      </w:pPr>
    </w:p>
    <w:p w:rsidR="0023579D" w:rsidP="0023579D" w:rsidRDefault="0023579D" w14:paraId="32E62EAE" w14:textId="77777777">
      <w:pPr>
        <w:rPr>
          <w:b/>
          <w:bCs/>
        </w:rPr>
      </w:pPr>
    </w:p>
    <w:p w:rsidR="0023579D" w:rsidP="0023579D" w:rsidRDefault="0023579D" w14:paraId="7629B80F" w14:textId="43998A06">
      <w:pPr>
        <w:rPr>
          <w:b/>
          <w:bCs/>
        </w:rPr>
      </w:pPr>
      <w:r w:rsidRPr="0023579D">
        <w:rPr>
          <w:b/>
          <w:bCs/>
        </w:rPr>
        <w:t>Section 3: Validation &amp; Log Sources (5 pts)</w:t>
      </w:r>
    </w:p>
    <w:p w:rsidRPr="0023579D" w:rsidR="0023579D" w:rsidP="0023579D" w:rsidRDefault="0023579D" w14:paraId="2BDE4653" w14:textId="77777777">
      <w:r w:rsidRPr="0023579D">
        <w:rPr>
          <w:b/>
          <w:bCs/>
        </w:rPr>
        <w:t>Rubric Category: Validation &amp; Tools</w:t>
      </w:r>
    </w:p>
    <w:p w:rsidRPr="0023579D" w:rsidR="0023579D" w:rsidP="0023579D" w:rsidRDefault="0023579D" w14:paraId="093C9694" w14:textId="77777777">
      <w:r w:rsidRPr="0023579D">
        <w:t>Identify the logs and tools you would use to validate the alert and explain what you would look for.</w:t>
      </w:r>
    </w:p>
    <w:p w:rsidRPr="0023579D" w:rsidR="0023579D" w:rsidP="0023579D" w:rsidRDefault="0023579D" w14:paraId="7469569F" w14:textId="77777777">
      <w:r w:rsidRPr="0023579D">
        <w:lastRenderedPageBreak/>
        <w:t>Your response should:</w:t>
      </w:r>
    </w:p>
    <w:p w:rsidRPr="0023579D" w:rsidR="0023579D" w:rsidP="0023579D" w:rsidRDefault="0023579D" w14:paraId="082D0E12" w14:textId="77777777">
      <w:pPr>
        <w:numPr>
          <w:ilvl w:val="0"/>
          <w:numId w:val="5"/>
        </w:numPr>
      </w:pPr>
      <w:r w:rsidRPr="0023579D">
        <w:t xml:space="preserve">Identify </w:t>
      </w:r>
      <w:r w:rsidRPr="0023579D">
        <w:rPr>
          <w:b/>
          <w:bCs/>
        </w:rPr>
        <w:t>endpoint security logs</w:t>
      </w:r>
      <w:r w:rsidRPr="0023579D">
        <w:t>, such as:</w:t>
      </w:r>
    </w:p>
    <w:p w:rsidRPr="0023579D" w:rsidR="0023579D" w:rsidP="0023579D" w:rsidRDefault="0023579D" w14:paraId="43818934" w14:textId="77777777">
      <w:pPr>
        <w:numPr>
          <w:ilvl w:val="1"/>
          <w:numId w:val="5"/>
        </w:numPr>
      </w:pPr>
      <w:r w:rsidRPr="0023579D">
        <w:t>Antivirus or EDR detection logs</w:t>
      </w:r>
    </w:p>
    <w:p w:rsidRPr="0023579D" w:rsidR="0023579D" w:rsidP="0023579D" w:rsidRDefault="0023579D" w14:paraId="5B79605D" w14:textId="77777777">
      <w:pPr>
        <w:numPr>
          <w:ilvl w:val="1"/>
          <w:numId w:val="5"/>
        </w:numPr>
      </w:pPr>
      <w:r w:rsidRPr="0023579D">
        <w:t>Process creation or execution logs</w:t>
      </w:r>
    </w:p>
    <w:p w:rsidRPr="0023579D" w:rsidR="0023579D" w:rsidP="0023579D" w:rsidRDefault="0023579D" w14:paraId="5A72ACC5" w14:textId="77777777">
      <w:pPr>
        <w:numPr>
          <w:ilvl w:val="0"/>
          <w:numId w:val="5"/>
        </w:numPr>
      </w:pPr>
      <w:r w:rsidRPr="0023579D">
        <w:t xml:space="preserve">Identify </w:t>
      </w:r>
      <w:r w:rsidRPr="0023579D">
        <w:rPr>
          <w:b/>
          <w:bCs/>
        </w:rPr>
        <w:t>email-related logs</w:t>
      </w:r>
      <w:r w:rsidRPr="0023579D">
        <w:t>, such as:</w:t>
      </w:r>
    </w:p>
    <w:p w:rsidRPr="0023579D" w:rsidR="0023579D" w:rsidP="0023579D" w:rsidRDefault="0023579D" w14:paraId="7C5AEB5D" w14:textId="77777777">
      <w:pPr>
        <w:numPr>
          <w:ilvl w:val="1"/>
          <w:numId w:val="5"/>
        </w:numPr>
      </w:pPr>
      <w:r w:rsidRPr="0023579D">
        <w:t>Email gateway logs</w:t>
      </w:r>
    </w:p>
    <w:p w:rsidRPr="0023579D" w:rsidR="0023579D" w:rsidP="0023579D" w:rsidRDefault="0023579D" w14:paraId="47043AE8" w14:textId="77777777">
      <w:pPr>
        <w:numPr>
          <w:ilvl w:val="1"/>
          <w:numId w:val="5"/>
        </w:numPr>
      </w:pPr>
      <w:r w:rsidRPr="0023579D">
        <w:t>Message trace or attachment scan results</w:t>
      </w:r>
    </w:p>
    <w:p w:rsidRPr="0023579D" w:rsidR="0023579D" w:rsidP="0023579D" w:rsidRDefault="0023579D" w14:paraId="0854B452" w14:textId="77777777">
      <w:pPr>
        <w:numPr>
          <w:ilvl w:val="0"/>
          <w:numId w:val="5"/>
        </w:numPr>
      </w:pPr>
      <w:r w:rsidRPr="0023579D">
        <w:t>Explain what evidence in each log would:</w:t>
      </w:r>
    </w:p>
    <w:p w:rsidRPr="0023579D" w:rsidR="0023579D" w:rsidP="0023579D" w:rsidRDefault="0023579D" w14:paraId="34965FB1" w14:textId="77777777">
      <w:pPr>
        <w:numPr>
          <w:ilvl w:val="1"/>
          <w:numId w:val="5"/>
        </w:numPr>
      </w:pPr>
      <w:r w:rsidRPr="0023579D">
        <w:t>Confirm malicious activity</w:t>
      </w:r>
    </w:p>
    <w:p w:rsidRPr="0023579D" w:rsidR="0023579D" w:rsidP="0023579D" w:rsidRDefault="0023579D" w14:paraId="07E1E218" w14:textId="77777777">
      <w:pPr>
        <w:numPr>
          <w:ilvl w:val="1"/>
          <w:numId w:val="5"/>
        </w:numPr>
        <w:rPr/>
      </w:pPr>
      <w:r w:rsidR="0023579D">
        <w:rPr/>
        <w:t>Support benign behavior</w:t>
      </w:r>
    </w:p>
    <w:p w:rsidRPr="0023579D" w:rsidR="0023579D" w:rsidP="0023579D" w:rsidRDefault="0023579D" w14:paraId="6EE3ADAB" w14:textId="77777777">
      <w:r w:rsidRPr="0023579D">
        <w:pict w14:anchorId="647AA92D">
          <v:rect id="_x0000_i1078" style="width:0;height:1.5pt" o:hr="t" o:hrstd="t" o:hralign="center" fillcolor="#a0a0a0" stroked="f"/>
        </w:pict>
      </w:r>
    </w:p>
    <w:p w:rsidRPr="0023579D" w:rsidR="0023579D" w:rsidP="0023579D" w:rsidRDefault="0023579D" w14:paraId="2F8A688A" w14:textId="77777777">
      <w:pPr>
        <w:rPr>
          <w:b/>
          <w:bCs/>
        </w:rPr>
      </w:pPr>
      <w:r w:rsidRPr="0023579D">
        <w:rPr>
          <w:b/>
          <w:bCs/>
        </w:rPr>
        <w:t>Section 4: Response Decision &amp; Justification (5 pts)</w:t>
      </w:r>
    </w:p>
    <w:p w:rsidRPr="0023579D" w:rsidR="0023579D" w:rsidP="0023579D" w:rsidRDefault="0023579D" w14:paraId="6BD953DE" w14:textId="77777777">
      <w:r w:rsidRPr="0023579D">
        <w:rPr>
          <w:b/>
          <w:bCs/>
        </w:rPr>
        <w:t>Rubric Category: Escalation &amp; Containment</w:t>
      </w:r>
    </w:p>
    <w:p w:rsidRPr="0023579D" w:rsidR="0023579D" w:rsidP="0023579D" w:rsidRDefault="0023579D" w14:paraId="0B734E68" w14:textId="77777777">
      <w:r w:rsidRPr="0023579D">
        <w:t>Choose the most appropriate SOC response and justify it.</w:t>
      </w:r>
    </w:p>
    <w:p w:rsidRPr="0023579D" w:rsidR="0023579D" w:rsidP="0023579D" w:rsidRDefault="0023579D" w14:paraId="6193AED7" w14:textId="77777777">
      <w:r w:rsidRPr="0023579D">
        <w:t>Your response should:</w:t>
      </w:r>
    </w:p>
    <w:p w:rsidRPr="0023579D" w:rsidR="0023579D" w:rsidP="0023579D" w:rsidRDefault="0023579D" w14:paraId="79A75DBF" w14:textId="77777777">
      <w:pPr>
        <w:numPr>
          <w:ilvl w:val="0"/>
          <w:numId w:val="6"/>
        </w:numPr>
      </w:pPr>
      <w:r w:rsidRPr="0023579D">
        <w:t xml:space="preserve">Choose </w:t>
      </w:r>
      <w:r w:rsidRPr="0023579D">
        <w:rPr>
          <w:b/>
          <w:bCs/>
        </w:rPr>
        <w:t>one action</w:t>
      </w:r>
      <w:r w:rsidRPr="0023579D">
        <w:t>:</w:t>
      </w:r>
    </w:p>
    <w:p w:rsidRPr="0023579D" w:rsidR="0023579D" w:rsidP="0023579D" w:rsidRDefault="0023579D" w14:paraId="24C45AF4" w14:textId="77777777">
      <w:pPr>
        <w:numPr>
          <w:ilvl w:val="1"/>
          <w:numId w:val="6"/>
        </w:numPr>
      </w:pPr>
      <w:r w:rsidRPr="0023579D">
        <w:t>Perform additional scanning</w:t>
      </w:r>
    </w:p>
    <w:p w:rsidRPr="0023579D" w:rsidR="0023579D" w:rsidP="0023579D" w:rsidRDefault="0023579D" w14:paraId="1BE21224" w14:textId="77777777">
      <w:pPr>
        <w:numPr>
          <w:ilvl w:val="1"/>
          <w:numId w:val="6"/>
        </w:numPr>
      </w:pPr>
      <w:r w:rsidRPr="0023579D">
        <w:t>Isolate the host</w:t>
      </w:r>
    </w:p>
    <w:p w:rsidRPr="0023579D" w:rsidR="0023579D" w:rsidP="0023579D" w:rsidRDefault="0023579D" w14:paraId="4ADEBE34" w14:textId="77777777">
      <w:pPr>
        <w:numPr>
          <w:ilvl w:val="1"/>
          <w:numId w:val="6"/>
        </w:numPr>
      </w:pPr>
      <w:r w:rsidRPr="0023579D">
        <w:t>Close the alert</w:t>
      </w:r>
    </w:p>
    <w:p w:rsidRPr="0023579D" w:rsidR="0023579D" w:rsidP="0023579D" w:rsidRDefault="0023579D" w14:paraId="5E33A389" w14:textId="77777777">
      <w:pPr>
        <w:numPr>
          <w:ilvl w:val="0"/>
          <w:numId w:val="6"/>
        </w:numPr>
      </w:pPr>
      <w:r w:rsidRPr="0023579D">
        <w:t>Explain why this action is appropriate given:</w:t>
      </w:r>
    </w:p>
    <w:p w:rsidRPr="0023579D" w:rsidR="0023579D" w:rsidP="0023579D" w:rsidRDefault="0023579D" w14:paraId="7E15A604" w14:textId="77777777">
      <w:pPr>
        <w:numPr>
          <w:ilvl w:val="1"/>
          <w:numId w:val="6"/>
        </w:numPr>
      </w:pPr>
      <w:r w:rsidRPr="0023579D">
        <w:t>The file was quarantined</w:t>
      </w:r>
    </w:p>
    <w:p w:rsidRPr="0023579D" w:rsidR="0023579D" w:rsidP="0023579D" w:rsidRDefault="0023579D" w14:paraId="1F8EF332" w14:textId="77777777">
      <w:pPr>
        <w:numPr>
          <w:ilvl w:val="1"/>
          <w:numId w:val="6"/>
        </w:numPr>
      </w:pPr>
      <w:r w:rsidRPr="0023579D">
        <w:t>No execution occurred</w:t>
      </w:r>
    </w:p>
    <w:p w:rsidRPr="0023579D" w:rsidR="0023579D" w:rsidP="0023579D" w:rsidRDefault="0023579D" w14:paraId="4A1495DD" w14:textId="77777777">
      <w:pPr>
        <w:numPr>
          <w:ilvl w:val="1"/>
          <w:numId w:val="6"/>
        </w:numPr>
      </w:pPr>
      <w:r w:rsidRPr="0023579D">
        <w:t>No additional alerts are present</w:t>
      </w:r>
    </w:p>
    <w:p w:rsidRPr="0023579D" w:rsidR="0023579D" w:rsidP="0023579D" w:rsidRDefault="0023579D" w14:paraId="12C60AD1" w14:textId="77777777">
      <w:pPr>
        <w:numPr>
          <w:ilvl w:val="0"/>
          <w:numId w:val="6"/>
        </w:numPr>
        <w:rPr/>
      </w:pPr>
      <w:r w:rsidR="0023579D">
        <w:rPr/>
        <w:t xml:space="preserve">Demonstrate understanding of </w:t>
      </w:r>
      <w:r w:rsidRPr="6E06A446" w:rsidR="0023579D">
        <w:rPr>
          <w:b w:val="1"/>
          <w:bCs w:val="1"/>
        </w:rPr>
        <w:t>Tier 1 SOC responsibilities</w:t>
      </w:r>
      <w:r w:rsidR="0023579D">
        <w:rPr/>
        <w:t xml:space="preserve"> and escalation thresholds</w:t>
      </w:r>
    </w:p>
    <w:p w:rsidRPr="0023579D" w:rsidR="0023579D" w:rsidP="0023579D" w:rsidRDefault="0023579D" w14:paraId="6C41E5E1" w14:textId="77777777">
      <w:r w:rsidRPr="0023579D">
        <w:pict w14:anchorId="50B91025">
          <v:rect id="_x0000_i1079" style="width:0;height:1.5pt" o:hr="t" o:hrstd="t" o:hralign="center" fillcolor="#a0a0a0" stroked="f"/>
        </w:pict>
      </w:r>
    </w:p>
    <w:p w:rsidRPr="0023579D" w:rsidR="0023579D" w:rsidP="0023579D" w:rsidRDefault="0023579D" w14:paraId="371CE27F" w14:textId="77777777">
      <w:pPr>
        <w:rPr>
          <w:b/>
          <w:bCs/>
        </w:rPr>
      </w:pPr>
      <w:r w:rsidRPr="0023579D">
        <w:rPr>
          <w:b/>
          <w:bCs/>
        </w:rPr>
        <w:t>Section 5: Risk Assessment &amp; Professionalism (5 pts)</w:t>
      </w:r>
    </w:p>
    <w:p w:rsidRPr="0023579D" w:rsidR="0023579D" w:rsidP="0023579D" w:rsidRDefault="0023579D" w14:paraId="6A2A026B" w14:textId="77777777">
      <w:r w:rsidRPr="0023579D">
        <w:rPr>
          <w:b/>
          <w:bCs/>
        </w:rPr>
        <w:t>Rubric Category: Risk &amp; Impact + Professionalism</w:t>
      </w:r>
    </w:p>
    <w:p w:rsidRPr="0023579D" w:rsidR="0023579D" w:rsidP="0023579D" w:rsidRDefault="0023579D" w14:paraId="68ABAC5E" w14:textId="77777777">
      <w:r w:rsidRPr="0023579D">
        <w:t>Assess the potential impact and document findings professionally.</w:t>
      </w:r>
    </w:p>
    <w:p w:rsidRPr="0023579D" w:rsidR="0023579D" w:rsidP="0023579D" w:rsidRDefault="0023579D" w14:paraId="1D0088C3" w14:textId="77777777">
      <w:r w:rsidRPr="0023579D">
        <w:t>Your response should:</w:t>
      </w:r>
    </w:p>
    <w:p w:rsidRPr="0023579D" w:rsidR="0023579D" w:rsidP="0023579D" w:rsidRDefault="0023579D" w14:paraId="388B68EC" w14:textId="77777777">
      <w:pPr>
        <w:numPr>
          <w:ilvl w:val="0"/>
          <w:numId w:val="7"/>
        </w:numPr>
      </w:pPr>
      <w:r w:rsidRPr="0023579D">
        <w:t xml:space="preserve">Explain the </w:t>
      </w:r>
      <w:r w:rsidRPr="0023579D">
        <w:rPr>
          <w:b/>
          <w:bCs/>
        </w:rPr>
        <w:t>worst-case impact</w:t>
      </w:r>
      <w:r w:rsidRPr="0023579D">
        <w:t xml:space="preserve"> if the file had executed (e.g., data theft, ransomware, lateral movement)</w:t>
      </w:r>
    </w:p>
    <w:p w:rsidRPr="0023579D" w:rsidR="0023579D" w:rsidP="0023579D" w:rsidRDefault="0023579D" w14:paraId="5744F588" w14:textId="77777777">
      <w:pPr>
        <w:numPr>
          <w:ilvl w:val="0"/>
          <w:numId w:val="7"/>
        </w:numPr>
      </w:pPr>
      <w:r w:rsidRPr="0023579D">
        <w:t xml:space="preserve">Assign a </w:t>
      </w:r>
      <w:r w:rsidRPr="0023579D">
        <w:rPr>
          <w:b/>
          <w:bCs/>
        </w:rPr>
        <w:t>CVSS severity score</w:t>
      </w:r>
      <w:r w:rsidRPr="0023579D">
        <w:t xml:space="preserve"> and justify the score based on impact and likelihood</w:t>
      </w:r>
    </w:p>
    <w:p w:rsidRPr="0023579D" w:rsidR="0023579D" w:rsidP="0023579D" w:rsidRDefault="0023579D" w14:paraId="0B8C4D68" w14:textId="77777777">
      <w:pPr>
        <w:numPr>
          <w:ilvl w:val="0"/>
          <w:numId w:val="7"/>
        </w:numPr>
        <w:rPr/>
      </w:pPr>
      <w:r w:rsidR="0023579D">
        <w:rPr/>
        <w:t>Use professional SOC language, clear formatting, and logical structure</w:t>
      </w:r>
    </w:p>
    <w:p w:rsidRPr="0023579D" w:rsidR="0023579D" w:rsidP="0023579D" w:rsidRDefault="0023579D" w14:paraId="4268164D" w14:textId="77777777">
      <w:r w:rsidRPr="0023579D">
        <w:pict w14:anchorId="66AD2B63">
          <v:rect id="_x0000_i1080" style="width:0;height:1.5pt" o:hr="t" o:hrstd="t" o:hralign="center" fillcolor="#a0a0a0" stroked="f"/>
        </w:pict>
      </w:r>
    </w:p>
    <w:p w:rsidR="66382A03" w:rsidRDefault="66382A03" w14:paraId="596A094C" w14:textId="23ADA49F">
      <w:pPr>
        <w:rPr>
          <w:ins w:author="Neri-Doroteo, Bryan" w:date="2026-01-29T02:59:46.154Z" w16du:dateUtc="2026-01-29T02:59:46.154Z" w:id="1973397412"/>
        </w:rPr>
      </w:pPr>
    </w:p>
    <w:p w:rsidR="66382A03" w:rsidRDefault="66382A03" w14:paraId="6FAB34EB" w14:textId="4B4846D1">
      <w:pPr>
        <w:rPr>
          <w:ins w:author="Neri-Doroteo, Bryan" w:date="2026-01-29T02:59:46.346Z" w16du:dateUtc="2026-01-29T02:59:46.346Z" w:id="1531033917"/>
        </w:rPr>
      </w:pPr>
    </w:p>
    <w:p w:rsidR="66382A03" w:rsidRDefault="66382A03" w14:paraId="269BE64F" w14:textId="428EA988">
      <w:pPr>
        <w:rPr>
          <w:ins w:author="Neri-Doroteo, Bryan" w:date="2026-01-29T02:59:46.57Z" w16du:dateUtc="2026-01-29T02:59:46.57Z" w:id="1053898783"/>
        </w:rPr>
      </w:pPr>
    </w:p>
    <w:p w:rsidR="66382A03" w:rsidRDefault="66382A03" w14:paraId="149957E9" w14:textId="0AEE4C1F">
      <w:pPr>
        <w:rPr>
          <w:ins w:author="Neri-Doroteo, Bryan" w:date="2026-01-29T02:59:42.402Z" w16du:dateUtc="2026-01-29T02:59:42.402Z" w:id="2006966448"/>
        </w:rPr>
      </w:pPr>
    </w:p>
    <w:p w:rsidR="66382A03" w:rsidRDefault="66382A03" w14:paraId="26B53962" w14:textId="026A21B2">
      <w:pPr>
        <w:rPr>
          <w:ins w:author="Neri-Doroteo, Bryan" w:date="2026-01-29T02:59:42.602Z" w16du:dateUtc="2026-01-29T02:59:42.602Z" w:id="1877042298"/>
        </w:rPr>
      </w:pPr>
    </w:p>
    <w:p w:rsidR="66382A03" w:rsidRDefault="66382A03" w14:paraId="74513D62" w14:textId="624DB064">
      <w:pPr>
        <w:rPr>
          <w:ins w:author="Neri-Doroteo, Bryan" w:date="2026-01-29T02:59:42.866Z" w16du:dateUtc="2026-01-29T02:59:42.866Z" w:id="2105312856"/>
        </w:rPr>
      </w:pPr>
    </w:p>
    <w:p w:rsidR="66382A03" w:rsidRDefault="66382A03" w14:paraId="5379F9FC" w14:textId="1425F13A"/>
    <w:p w:rsidRPr="0023579D" w:rsidR="0023579D" w:rsidP="6E06A446" w:rsidRDefault="0023579D" w14:paraId="2D36260B" w14:textId="2E78FBC2">
      <w:pPr>
        <w:pStyle w:val="ListParagraph"/>
        <w:numPr>
          <w:ilvl w:val="0"/>
          <w:numId w:val="10"/>
        </w:numPr>
        <w:rPr/>
        <w:pPrChange w:author="Neri-Doroteo, Bryan" w:date="2026-01-29T02:30:00.547Z">
          <w:pPr/>
        </w:pPrChange>
      </w:pPr>
      <w:r w:rsidR="6B630350">
        <w:rPr/>
        <w:t>Alert Identification &amp; Summary</w:t>
      </w:r>
    </w:p>
    <w:p w:rsidR="00FC5AD7" w:rsidRDefault="00FC5AD7" w14:paraId="64FE1251" w14:textId="02C1989F">
      <w:pPr/>
      <w:r w:rsidR="570C9AD1">
        <w:rPr/>
        <w:t>Alert was fired from a device called HR-LT-12 that had a malware detected i</w:t>
      </w:r>
      <w:r w:rsidR="24174155">
        <w:rPr/>
        <w:t xml:space="preserve">n an email attachment at 11:03 AM AS. This could have been </w:t>
      </w:r>
      <w:r w:rsidR="5888EC1B">
        <w:rPr/>
        <w:t>an</w:t>
      </w:r>
      <w:r w:rsidR="24174155">
        <w:rPr/>
        <w:t xml:space="preserve"> actual malware or application</w:t>
      </w:r>
      <w:r w:rsidR="24174155">
        <w:rPr/>
        <w:t>.</w:t>
      </w:r>
      <w:r w:rsidR="24174155">
        <w:rPr/>
        <w:t xml:space="preserve"> </w:t>
      </w:r>
      <w:r w:rsidR="26843255">
        <w:rPr/>
        <w:t xml:space="preserve"> </w:t>
      </w:r>
      <w:r w:rsidR="26843255">
        <w:rPr/>
        <w:t xml:space="preserve">The HR-LT-12 device was </w:t>
      </w:r>
      <w:r w:rsidR="26843255">
        <w:rPr/>
        <w:t>detected to have a file called invoice_viewer.exe whic</w:t>
      </w:r>
      <w:r w:rsidR="6CB682D5">
        <w:rPr/>
        <w:t xml:space="preserve">h the antivirus detected as malware. The antivirus </w:t>
      </w:r>
      <w:r w:rsidR="7D27BBAE">
        <w:rPr/>
        <w:t xml:space="preserve">only </w:t>
      </w:r>
      <w:r w:rsidR="6CB682D5">
        <w:rPr/>
        <w:t>Quarantined the malwa</w:t>
      </w:r>
      <w:r w:rsidR="0C610994">
        <w:rPr/>
        <w:t xml:space="preserve">re file and </w:t>
      </w:r>
      <w:r w:rsidR="73845233">
        <w:rPr/>
        <w:t>has not taken any farther actions</w:t>
      </w:r>
      <w:r w:rsidR="73845233">
        <w:rPr/>
        <w:t>.</w:t>
      </w:r>
      <w:r w:rsidR="62B8D594">
        <w:rPr/>
        <w:t xml:space="preserve">  </w:t>
      </w:r>
      <w:r w:rsidR="62B8D594">
        <w:rPr/>
        <w:t xml:space="preserve">As this malware </w:t>
      </w:r>
      <w:r w:rsidR="62B8D594">
        <w:rPr/>
        <w:t>hasn’t</w:t>
      </w:r>
      <w:r w:rsidR="62B8D594">
        <w:rPr/>
        <w:t xml:space="preserve"> </w:t>
      </w:r>
      <w:r w:rsidR="1711F6B8">
        <w:rPr/>
        <w:t>shown</w:t>
      </w:r>
      <w:r w:rsidR="62B8D594">
        <w:rPr/>
        <w:t xml:space="preserve"> any </w:t>
      </w:r>
      <w:r w:rsidR="2BBCC56E">
        <w:rPr/>
        <w:t>farther</w:t>
      </w:r>
      <w:r w:rsidR="62B8D594">
        <w:rPr/>
        <w:t xml:space="preserve"> execution</w:t>
      </w:r>
      <w:r w:rsidR="62B8D594">
        <w:rPr/>
        <w:t xml:space="preserve"> or </w:t>
      </w:r>
      <w:r w:rsidR="2182AD71">
        <w:rPr/>
        <w:t>any signs of it trying to do anything</w:t>
      </w:r>
      <w:r w:rsidR="2182AD71">
        <w:rPr/>
        <w:t xml:space="preserve">, </w:t>
      </w:r>
      <w:r w:rsidR="52F35AE3">
        <w:rPr/>
        <w:t>an</w:t>
      </w:r>
      <w:r w:rsidR="2182AD71">
        <w:rPr/>
        <w:t xml:space="preserve"> analyst should review the malware for fa</w:t>
      </w:r>
      <w:r w:rsidR="50977C84">
        <w:rPr/>
        <w:t>rer analysis</w:t>
      </w:r>
      <w:r w:rsidR="2182AD71">
        <w:rPr/>
        <w:t>.</w:t>
      </w:r>
      <w:r w:rsidR="32A1C90E">
        <w:rPr/>
        <w:t xml:space="preserve"> </w:t>
      </w:r>
    </w:p>
    <w:p w:rsidR="66382A03" w:rsidRDefault="66382A03" w14:paraId="73C7B6CE" w14:textId="7028EA51">
      <w:pPr/>
    </w:p>
    <w:p w:rsidR="3B0966CC" w:rsidP="6E06A446" w:rsidRDefault="3B0966CC" w14:paraId="289B102D" w14:textId="3678ECD2">
      <w:pPr>
        <w:pStyle w:val="ListParagraph"/>
        <w:numPr>
          <w:ilvl w:val="0"/>
          <w:numId w:val="10"/>
        </w:numPr>
        <w:rPr/>
        <w:pPrChange w:author="Neri-Doroteo, Bryan" w:date="2026-01-29T02:30:17.85Z">
          <w:pPr/>
        </w:pPrChange>
      </w:pPr>
      <w:r w:rsidR="3B0966CC">
        <w:rPr/>
        <w:t>True Positive vs False Positive Assessment</w:t>
      </w:r>
    </w:p>
    <w:p w:rsidR="0CBE5AA6" w:rsidP="66382A03" w:rsidRDefault="0CBE5AA6" w14:paraId="0868414E" w14:textId="1423A353">
      <w:pPr>
        <w:pStyle w:val="Normal"/>
        <w:rPr>
          <w:sz w:val="24"/>
          <w:szCs w:val="24"/>
        </w:rPr>
      </w:pPr>
      <w:r w:rsidRPr="6E06A446" w:rsidR="0CBE5AA6">
        <w:rPr>
          <w:sz w:val="24"/>
          <w:szCs w:val="24"/>
        </w:rPr>
        <w:t xml:space="preserve">An indicator of the </w:t>
      </w:r>
      <w:r w:rsidRPr="6E06A446" w:rsidR="0CBE5AA6">
        <w:rPr>
          <w:sz w:val="24"/>
          <w:szCs w:val="24"/>
        </w:rPr>
        <w:t xml:space="preserve">Invoice_viewer.exe file being malicious </w:t>
      </w:r>
      <w:r w:rsidRPr="6E06A446" w:rsidR="0CBE5AA6">
        <w:rPr>
          <w:sz w:val="24"/>
          <w:szCs w:val="24"/>
        </w:rPr>
        <w:t>could be of the antivirus malware detecting it in the first</w:t>
      </w:r>
      <w:r w:rsidRPr="6E06A446" w:rsidR="0CBE5AA6">
        <w:rPr>
          <w:sz w:val="24"/>
          <w:szCs w:val="24"/>
        </w:rPr>
        <w:t xml:space="preserve"> place as it </w:t>
      </w:r>
      <w:r w:rsidRPr="6E06A446" w:rsidR="0CBE5AA6">
        <w:rPr>
          <w:sz w:val="24"/>
          <w:szCs w:val="24"/>
        </w:rPr>
        <w:t>shouldn’t</w:t>
      </w:r>
      <w:r w:rsidRPr="6E06A446" w:rsidR="0CBE5AA6">
        <w:rPr>
          <w:sz w:val="24"/>
          <w:szCs w:val="24"/>
        </w:rPr>
        <w:t xml:space="preserve"> just flag a</w:t>
      </w:r>
      <w:r w:rsidRPr="6E06A446" w:rsidR="5D01D08A">
        <w:rPr>
          <w:sz w:val="24"/>
          <w:szCs w:val="24"/>
        </w:rPr>
        <w:t xml:space="preserve"> random file as malware.</w:t>
      </w:r>
      <w:r w:rsidRPr="6E06A446" w:rsidR="5F0DB394">
        <w:rPr>
          <w:sz w:val="24"/>
          <w:szCs w:val="24"/>
        </w:rPr>
        <w:t xml:space="preserve"> </w:t>
      </w:r>
      <w:r w:rsidRPr="6E06A446" w:rsidR="5D01D08A">
        <w:rPr>
          <w:sz w:val="24"/>
          <w:szCs w:val="24"/>
        </w:rPr>
        <w:t xml:space="preserve">This alert could also be a false positive as it could just be </w:t>
      </w:r>
      <w:r w:rsidRPr="6E06A446" w:rsidR="10B02AAB">
        <w:rPr>
          <w:sz w:val="24"/>
          <w:szCs w:val="24"/>
        </w:rPr>
        <w:t>an</w:t>
      </w:r>
      <w:r w:rsidRPr="6E06A446" w:rsidR="5D01D08A">
        <w:rPr>
          <w:sz w:val="24"/>
          <w:szCs w:val="24"/>
        </w:rPr>
        <w:t xml:space="preserve"> application that </w:t>
      </w:r>
      <w:r w:rsidRPr="6E06A446" w:rsidR="0E97FD95">
        <w:rPr>
          <w:sz w:val="24"/>
          <w:szCs w:val="24"/>
        </w:rPr>
        <w:t>one</w:t>
      </w:r>
      <w:r w:rsidRPr="6E06A446" w:rsidR="5D01D08A">
        <w:rPr>
          <w:sz w:val="24"/>
          <w:szCs w:val="24"/>
        </w:rPr>
        <w:t xml:space="preserve"> </w:t>
      </w:r>
      <w:r w:rsidRPr="6E06A446" w:rsidR="48741319">
        <w:rPr>
          <w:sz w:val="24"/>
          <w:szCs w:val="24"/>
        </w:rPr>
        <w:t>coworker</w:t>
      </w:r>
      <w:r w:rsidRPr="6E06A446" w:rsidR="5D01D08A">
        <w:rPr>
          <w:sz w:val="24"/>
          <w:szCs w:val="24"/>
        </w:rPr>
        <w:t xml:space="preserve"> </w:t>
      </w:r>
      <w:r w:rsidRPr="6E06A446" w:rsidR="2A13D12B">
        <w:rPr>
          <w:sz w:val="24"/>
          <w:szCs w:val="24"/>
        </w:rPr>
        <w:t>sent</w:t>
      </w:r>
      <w:r w:rsidRPr="6E06A446" w:rsidR="5D01D08A">
        <w:rPr>
          <w:sz w:val="24"/>
          <w:szCs w:val="24"/>
        </w:rPr>
        <w:t xml:space="preserve"> them, but the </w:t>
      </w:r>
      <w:r w:rsidRPr="6E06A446" w:rsidR="5D01D08A">
        <w:rPr>
          <w:sz w:val="24"/>
          <w:szCs w:val="24"/>
        </w:rPr>
        <w:t xml:space="preserve">antivirus </w:t>
      </w:r>
      <w:r w:rsidRPr="6E06A446" w:rsidR="00796137">
        <w:rPr>
          <w:sz w:val="24"/>
          <w:szCs w:val="24"/>
        </w:rPr>
        <w:t>didn’t</w:t>
      </w:r>
      <w:r w:rsidRPr="6E06A446" w:rsidR="00796137">
        <w:rPr>
          <w:sz w:val="24"/>
          <w:szCs w:val="24"/>
        </w:rPr>
        <w:t xml:space="preserve"> r</w:t>
      </w:r>
      <w:r w:rsidRPr="6E06A446" w:rsidR="182F2803">
        <w:rPr>
          <w:sz w:val="24"/>
          <w:szCs w:val="24"/>
        </w:rPr>
        <w:t xml:space="preserve">ecognize the </w:t>
      </w:r>
      <w:r w:rsidRPr="6E06A446" w:rsidR="0E0F3256">
        <w:rPr>
          <w:sz w:val="24"/>
          <w:szCs w:val="24"/>
        </w:rPr>
        <w:t>file,</w:t>
      </w:r>
      <w:r w:rsidRPr="6E06A446" w:rsidR="182F2803">
        <w:rPr>
          <w:sz w:val="24"/>
          <w:szCs w:val="24"/>
        </w:rPr>
        <w:t xml:space="preserve"> so it flagged it as malware.</w:t>
      </w:r>
      <w:r w:rsidRPr="6E06A446" w:rsidR="5B288428">
        <w:rPr>
          <w:sz w:val="24"/>
          <w:szCs w:val="24"/>
        </w:rPr>
        <w:t xml:space="preserve"> </w:t>
      </w:r>
      <w:r w:rsidRPr="6E06A446" w:rsidR="106638BC">
        <w:rPr>
          <w:sz w:val="24"/>
          <w:szCs w:val="24"/>
        </w:rPr>
        <w:t>Having more analysis in this email attachment would be helpful to check if this a True positive or False Positive.</w:t>
      </w:r>
    </w:p>
    <w:p w:rsidR="66382A03" w:rsidP="66382A03" w:rsidRDefault="66382A03" w14:paraId="2DB7A1AC" w14:textId="1B3C52A7">
      <w:pPr>
        <w:pStyle w:val="Normal"/>
        <w:rPr>
          <w:sz w:val="24"/>
          <w:szCs w:val="24"/>
        </w:rPr>
      </w:pPr>
    </w:p>
    <w:p w:rsidR="66382A03" w:rsidP="66382A03" w:rsidRDefault="66382A03" w14:paraId="18EB6A4D" w14:textId="27BEEFBA">
      <w:pPr>
        <w:pStyle w:val="Normal"/>
        <w:rPr>
          <w:sz w:val="24"/>
          <w:szCs w:val="24"/>
        </w:rPr>
      </w:pPr>
    </w:p>
    <w:p w:rsidR="66382A03" w:rsidP="66382A03" w:rsidRDefault="66382A03" w14:paraId="65E6A38F" w14:textId="145A6C89">
      <w:pPr>
        <w:pStyle w:val="Normal"/>
        <w:rPr>
          <w:sz w:val="24"/>
          <w:szCs w:val="24"/>
        </w:rPr>
      </w:pPr>
    </w:p>
    <w:p w:rsidR="04EF1236" w:rsidP="6E06A446" w:rsidRDefault="04EF1236" w14:paraId="01B99D05" w14:textId="1C991EB6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1-29T02:45:35.106Z">
          <w:pPr>
            <w:pStyle w:val="Normal"/>
          </w:pPr>
        </w:pPrChange>
      </w:pPr>
      <w:r w:rsidRPr="6E06A446" w:rsidR="04EF1236">
        <w:rPr>
          <w:sz w:val="24"/>
          <w:szCs w:val="24"/>
        </w:rPr>
        <w:t>Validation &amp; Log Source</w:t>
      </w:r>
    </w:p>
    <w:p w:rsidR="66382A03" w:rsidP="6E06A446" w:rsidRDefault="66382A03" w14:paraId="7FE53C32" w14:textId="5D9D9C53">
      <w:pPr>
        <w:pStyle w:val="ListParagraph"/>
        <w:ind w:left="720"/>
        <w:rPr>
          <w:sz w:val="24"/>
          <w:szCs w:val="24"/>
        </w:rPr>
        <w:pPrChange w:author="Neri-Doroteo, Bryan" w:date="2026-01-29T02:47:36.687Z">
          <w:pPr/>
        </w:pPrChange>
      </w:pPr>
    </w:p>
    <w:p w:rsidR="1CF8534C" w:rsidP="6E06A446" w:rsidRDefault="1CF8534C" w14:paraId="74420499" w14:textId="21FD5128">
      <w:pPr>
        <w:pStyle w:val="Normal"/>
        <w:ind w:left="0"/>
        <w:rPr>
          <w:sz w:val="24"/>
          <w:szCs w:val="24"/>
        </w:rPr>
        <w:pPrChange w:author="Neri-Doroteo, Bryan" w:date="2026-01-29T02:54:52.736Z">
          <w:pPr>
            <w:pStyle w:val="ListParagraph"/>
            <w:ind w:left="720"/>
          </w:pPr>
        </w:pPrChange>
      </w:pPr>
      <w:r w:rsidRPr="6E06A446" w:rsidR="2DFD39AD">
        <w:rPr>
          <w:sz w:val="24"/>
          <w:szCs w:val="24"/>
        </w:rPr>
        <w:t xml:space="preserve">Email gateway logs showed that this file came from </w:t>
      </w:r>
      <w:r w:rsidRPr="6E06A446" w:rsidR="3B80189B">
        <w:rPr>
          <w:sz w:val="24"/>
          <w:szCs w:val="24"/>
        </w:rPr>
        <w:t>an unknown</w:t>
      </w:r>
      <w:r w:rsidRPr="6E06A446" w:rsidR="2DFD39AD">
        <w:rPr>
          <w:sz w:val="24"/>
          <w:szCs w:val="24"/>
        </w:rPr>
        <w:t xml:space="preserve"> source and </w:t>
      </w:r>
      <w:r w:rsidRPr="6E06A446" w:rsidR="2DFD39AD">
        <w:rPr>
          <w:sz w:val="24"/>
          <w:szCs w:val="24"/>
        </w:rPr>
        <w:t xml:space="preserve">has a </w:t>
      </w:r>
      <w:r w:rsidRPr="6E06A446" w:rsidR="08F63C06">
        <w:rPr>
          <w:sz w:val="24"/>
          <w:szCs w:val="24"/>
        </w:rPr>
        <w:t xml:space="preserve">source </w:t>
      </w:r>
      <w:r w:rsidRPr="6E06A446" w:rsidR="3C3B3B6C">
        <w:rPr>
          <w:sz w:val="24"/>
          <w:szCs w:val="24"/>
        </w:rPr>
        <w:t>Ip</w:t>
      </w:r>
      <w:r w:rsidRPr="6E06A446" w:rsidR="08F63C06">
        <w:rPr>
          <w:sz w:val="24"/>
          <w:szCs w:val="24"/>
        </w:rPr>
        <w:t xml:space="preserve"> address that </w:t>
      </w:r>
      <w:r w:rsidRPr="6E06A446" w:rsidR="08F63C06">
        <w:rPr>
          <w:sz w:val="24"/>
          <w:szCs w:val="24"/>
        </w:rPr>
        <w:t>isn’t</w:t>
      </w:r>
      <w:r w:rsidRPr="6E06A446" w:rsidR="08F63C06">
        <w:rPr>
          <w:sz w:val="24"/>
          <w:szCs w:val="24"/>
        </w:rPr>
        <w:t xml:space="preserve"> a </w:t>
      </w:r>
      <w:r w:rsidRPr="6E06A446" w:rsidR="08F63C06">
        <w:rPr>
          <w:sz w:val="24"/>
          <w:szCs w:val="24"/>
        </w:rPr>
        <w:t xml:space="preserve">whitelist </w:t>
      </w:r>
      <w:r w:rsidRPr="6E06A446" w:rsidR="27F1FF87">
        <w:rPr>
          <w:sz w:val="24"/>
          <w:szCs w:val="24"/>
        </w:rPr>
        <w:t>Ip</w:t>
      </w:r>
      <w:r w:rsidRPr="6E06A446" w:rsidR="08F63C06">
        <w:rPr>
          <w:sz w:val="24"/>
          <w:szCs w:val="24"/>
        </w:rPr>
        <w:t xml:space="preserve"> address.</w:t>
      </w:r>
      <w:r w:rsidRPr="6E06A446" w:rsidR="4CCF322D">
        <w:rPr>
          <w:sz w:val="24"/>
          <w:szCs w:val="24"/>
        </w:rPr>
        <w:t xml:space="preserve"> EDR or SIEM logs </w:t>
      </w:r>
      <w:r w:rsidRPr="6E06A446" w:rsidR="4CCF322D">
        <w:rPr>
          <w:sz w:val="24"/>
          <w:szCs w:val="24"/>
        </w:rPr>
        <w:t>wouldn’t</w:t>
      </w:r>
      <w:r w:rsidRPr="6E06A446" w:rsidR="4CCF322D">
        <w:rPr>
          <w:sz w:val="24"/>
          <w:szCs w:val="24"/>
        </w:rPr>
        <w:t xml:space="preserve"> be </w:t>
      </w:r>
      <w:r w:rsidRPr="6E06A446" w:rsidR="46A9C8CF">
        <w:rPr>
          <w:sz w:val="24"/>
          <w:szCs w:val="24"/>
        </w:rPr>
        <w:t>very</w:t>
      </w:r>
      <w:r w:rsidRPr="6E06A446" w:rsidR="4CCF322D">
        <w:rPr>
          <w:sz w:val="24"/>
          <w:szCs w:val="24"/>
        </w:rPr>
        <w:t xml:space="preserve"> useful</w:t>
      </w:r>
      <w:r w:rsidRPr="6E06A446" w:rsidR="4CCF322D">
        <w:rPr>
          <w:sz w:val="24"/>
          <w:szCs w:val="24"/>
        </w:rPr>
        <w:t xml:space="preserve"> in this alert as it </w:t>
      </w:r>
      <w:r w:rsidRPr="6E06A446" w:rsidR="4CCF322D">
        <w:rPr>
          <w:sz w:val="24"/>
          <w:szCs w:val="24"/>
        </w:rPr>
        <w:t>wouldn’t</w:t>
      </w:r>
      <w:r w:rsidRPr="6E06A446" w:rsidR="4CCF322D">
        <w:rPr>
          <w:sz w:val="24"/>
          <w:szCs w:val="24"/>
        </w:rPr>
        <w:t xml:space="preserve"> have detected anything on the </w:t>
      </w:r>
      <w:r w:rsidRPr="6E06A446" w:rsidR="104A1ACB">
        <w:rPr>
          <w:sz w:val="24"/>
          <w:szCs w:val="24"/>
        </w:rPr>
        <w:t>device’s</w:t>
      </w:r>
      <w:r w:rsidRPr="6E06A446" w:rsidR="4CCF322D">
        <w:rPr>
          <w:sz w:val="24"/>
          <w:szCs w:val="24"/>
        </w:rPr>
        <w:t xml:space="preserve"> </w:t>
      </w:r>
      <w:r w:rsidRPr="6E06A446" w:rsidR="10E8D3DC">
        <w:rPr>
          <w:sz w:val="24"/>
          <w:szCs w:val="24"/>
        </w:rPr>
        <w:t>machine</w:t>
      </w:r>
      <w:r w:rsidRPr="6E06A446" w:rsidR="4CCF322D">
        <w:rPr>
          <w:sz w:val="24"/>
          <w:szCs w:val="24"/>
        </w:rPr>
        <w:t xml:space="preserve"> before the </w:t>
      </w:r>
      <w:r w:rsidRPr="6E06A446" w:rsidR="2FCBE614">
        <w:rPr>
          <w:sz w:val="24"/>
          <w:szCs w:val="24"/>
        </w:rPr>
        <w:t>antivirus got</w:t>
      </w:r>
      <w:r w:rsidRPr="6E06A446" w:rsidR="75F00290">
        <w:rPr>
          <w:sz w:val="24"/>
          <w:szCs w:val="24"/>
        </w:rPr>
        <w:t xml:space="preserve"> </w:t>
      </w:r>
      <w:r w:rsidRPr="6E06A446" w:rsidR="72CC2B57">
        <w:rPr>
          <w:sz w:val="24"/>
          <w:szCs w:val="24"/>
        </w:rPr>
        <w:t>quarantined</w:t>
      </w:r>
      <w:r w:rsidRPr="6E06A446" w:rsidR="00D09776">
        <w:rPr>
          <w:sz w:val="24"/>
          <w:szCs w:val="24"/>
        </w:rPr>
        <w:t>.</w:t>
      </w:r>
      <w:r w:rsidRPr="6E06A446" w:rsidR="0568BE65">
        <w:rPr>
          <w:sz w:val="24"/>
          <w:szCs w:val="24"/>
        </w:rPr>
        <w:t xml:space="preserve"> Email validation could also help with checking in where the email came from so the sender and scanning the attachment on the email.</w:t>
      </w:r>
    </w:p>
    <w:p w:rsidR="66382A03" w:rsidP="66382A03" w:rsidRDefault="66382A03" w14:paraId="3B11D6A5" w14:textId="235D5841">
      <w:pPr>
        <w:pStyle w:val="ListParagraph"/>
        <w:ind w:left="720"/>
        <w:rPr>
          <w:sz w:val="24"/>
          <w:szCs w:val="24"/>
        </w:rPr>
      </w:pPr>
    </w:p>
    <w:p w:rsidR="66382A03" w:rsidP="66382A03" w:rsidRDefault="66382A03" w14:paraId="49FC9A6F" w14:textId="71E948DA">
      <w:pPr>
        <w:pStyle w:val="ListParagraph"/>
        <w:ind w:left="720"/>
        <w:rPr>
          <w:sz w:val="24"/>
          <w:szCs w:val="24"/>
        </w:rPr>
      </w:pPr>
    </w:p>
    <w:p w:rsidR="66382A03" w:rsidP="66382A03" w:rsidRDefault="66382A03" w14:paraId="431A2A17" w14:textId="39E3E9BD">
      <w:pPr>
        <w:pStyle w:val="ListParagraph"/>
        <w:ind w:left="720"/>
        <w:rPr>
          <w:sz w:val="24"/>
          <w:szCs w:val="24"/>
        </w:rPr>
      </w:pPr>
    </w:p>
    <w:p w:rsidR="66382A03" w:rsidP="66382A03" w:rsidRDefault="66382A03" w14:paraId="183D483E" w14:textId="0E2EE07D">
      <w:pPr>
        <w:pStyle w:val="ListParagraph"/>
        <w:ind w:left="720"/>
        <w:rPr>
          <w:sz w:val="24"/>
          <w:szCs w:val="24"/>
        </w:rPr>
      </w:pPr>
    </w:p>
    <w:p w:rsidR="13D99423" w:rsidP="6E06A446" w:rsidRDefault="13D99423" w14:paraId="3213CF74" w14:textId="55F96BEA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1-29T02:53:47.81Z">
          <w:pPr>
            <w:pStyle w:val="ListParagraph"/>
            <w:ind w:left="720"/>
          </w:pPr>
        </w:pPrChange>
      </w:pPr>
      <w:r w:rsidRPr="6E06A446" w:rsidR="13D99423">
        <w:rPr>
          <w:sz w:val="24"/>
          <w:szCs w:val="24"/>
        </w:rPr>
        <w:t>Response Decision &amp; Justification</w:t>
      </w:r>
    </w:p>
    <w:p w:rsidR="3BF09A17" w:rsidP="66382A03" w:rsidRDefault="3BF09A17" w14:paraId="06CE34F5" w14:textId="641BF13B">
      <w:pPr>
        <w:pStyle w:val="Normal"/>
        <w:rPr>
          <w:sz w:val="24"/>
          <w:szCs w:val="24"/>
        </w:rPr>
      </w:pPr>
      <w:r w:rsidRPr="6E06A446" w:rsidR="3BF09A17">
        <w:rPr>
          <w:sz w:val="24"/>
          <w:szCs w:val="24"/>
        </w:rPr>
        <w:t>Additional</w:t>
      </w:r>
      <w:r w:rsidRPr="6E06A446" w:rsidR="3BF09A17">
        <w:rPr>
          <w:sz w:val="24"/>
          <w:szCs w:val="24"/>
        </w:rPr>
        <w:t xml:space="preserve"> s</w:t>
      </w:r>
      <w:r w:rsidRPr="6E06A446" w:rsidR="3BF09A17">
        <w:rPr>
          <w:sz w:val="24"/>
          <w:szCs w:val="24"/>
        </w:rPr>
        <w:t>canning will be performed on this file to gather further information about the purpose of this file and why it was dete</w:t>
      </w:r>
      <w:r w:rsidRPr="6E06A446" w:rsidR="37C8AC40">
        <w:rPr>
          <w:sz w:val="24"/>
          <w:szCs w:val="24"/>
        </w:rPr>
        <w:t>cted as ma</w:t>
      </w:r>
      <w:r w:rsidRPr="6E06A446" w:rsidR="37C8AC40">
        <w:rPr>
          <w:sz w:val="24"/>
          <w:szCs w:val="24"/>
        </w:rPr>
        <w:t xml:space="preserve">lware. As this file had no more execution occurred after it was </w:t>
      </w:r>
      <w:r w:rsidRPr="6E06A446" w:rsidR="21A53F57">
        <w:rPr>
          <w:sz w:val="24"/>
          <w:szCs w:val="24"/>
        </w:rPr>
        <w:t xml:space="preserve">quarantined </w:t>
      </w:r>
      <w:r w:rsidRPr="6E06A446" w:rsidR="21A53F57">
        <w:rPr>
          <w:sz w:val="24"/>
          <w:szCs w:val="24"/>
        </w:rPr>
        <w:t xml:space="preserve">by the antivirus software. No more alerts were also </w:t>
      </w:r>
      <w:r w:rsidRPr="6E06A446" w:rsidR="2505CD05">
        <w:rPr>
          <w:sz w:val="24"/>
          <w:szCs w:val="24"/>
        </w:rPr>
        <w:t>triggered</w:t>
      </w:r>
      <w:r w:rsidRPr="6E06A446" w:rsidR="21A53F57">
        <w:rPr>
          <w:sz w:val="24"/>
          <w:szCs w:val="24"/>
        </w:rPr>
        <w:t xml:space="preserve"> due to this file as it could be </w:t>
      </w:r>
      <w:r w:rsidRPr="6E06A446" w:rsidR="1B711EAE">
        <w:rPr>
          <w:sz w:val="24"/>
          <w:szCs w:val="24"/>
        </w:rPr>
        <w:t>waiting</w:t>
      </w:r>
      <w:r w:rsidRPr="6E06A446" w:rsidR="74C5890A">
        <w:rPr>
          <w:sz w:val="24"/>
          <w:szCs w:val="24"/>
        </w:rPr>
        <w:t xml:space="preserve"> a few weeks or months before it executes again.</w:t>
      </w:r>
    </w:p>
    <w:p w:rsidR="66382A03" w:rsidP="66382A03" w:rsidRDefault="66382A03" w14:paraId="6221A1D0" w14:textId="349251F9">
      <w:pPr>
        <w:pStyle w:val="Normal"/>
        <w:rPr>
          <w:sz w:val="24"/>
          <w:szCs w:val="24"/>
        </w:rPr>
      </w:pPr>
    </w:p>
    <w:p w:rsidR="66382A03" w:rsidP="66382A03" w:rsidRDefault="66382A03" w14:paraId="49C1CC12" w14:textId="7BE84704">
      <w:pPr>
        <w:pStyle w:val="Normal"/>
        <w:rPr>
          <w:sz w:val="24"/>
          <w:szCs w:val="24"/>
        </w:rPr>
      </w:pPr>
    </w:p>
    <w:p w:rsidR="66382A03" w:rsidP="66382A03" w:rsidRDefault="66382A03" w14:paraId="55430A31" w14:textId="1EDBE9AC">
      <w:pPr>
        <w:pStyle w:val="Normal"/>
        <w:rPr>
          <w:sz w:val="24"/>
          <w:szCs w:val="24"/>
        </w:rPr>
      </w:pPr>
    </w:p>
    <w:p w:rsidR="66382A03" w:rsidP="66382A03" w:rsidRDefault="66382A03" w14:paraId="13AAE71F" w14:textId="29D28BD8">
      <w:pPr>
        <w:pStyle w:val="Normal"/>
        <w:rPr>
          <w:sz w:val="24"/>
          <w:szCs w:val="24"/>
        </w:rPr>
      </w:pPr>
    </w:p>
    <w:p w:rsidR="16FE85D8" w:rsidP="6E06A446" w:rsidRDefault="16FE85D8" w14:paraId="53B01CEB" w14:textId="7DDD75ED">
      <w:pPr>
        <w:pStyle w:val="ListParagraph"/>
        <w:numPr>
          <w:ilvl w:val="0"/>
          <w:numId w:val="10"/>
        </w:numPr>
        <w:rPr>
          <w:sz w:val="24"/>
          <w:szCs w:val="24"/>
        </w:rPr>
        <w:pPrChange w:author="Neri-Doroteo, Bryan" w:date="2026-01-29T02:59:36.877Z">
          <w:pPr>
            <w:pStyle w:val="Normal"/>
          </w:pPr>
        </w:pPrChange>
      </w:pPr>
      <w:r w:rsidRPr="6E06A446" w:rsidR="16FE85D8">
        <w:rPr>
          <w:sz w:val="24"/>
          <w:szCs w:val="24"/>
        </w:rPr>
        <w:t>Risk Ass</w:t>
      </w:r>
      <w:r w:rsidRPr="6E06A446" w:rsidR="16FE85D8">
        <w:rPr>
          <w:sz w:val="24"/>
          <w:szCs w:val="24"/>
        </w:rPr>
        <w:t>essment &amp; Professional</w:t>
      </w:r>
    </w:p>
    <w:p w:rsidR="7C5D3AAA" w:rsidP="66382A03" w:rsidRDefault="7C5D3AAA" w14:paraId="7A14AC8B" w14:textId="291D55B6">
      <w:pPr>
        <w:pStyle w:val="Normal"/>
        <w:rPr>
          <w:sz w:val="24"/>
          <w:szCs w:val="24"/>
        </w:rPr>
      </w:pPr>
      <w:r w:rsidRPr="6E06A446" w:rsidR="7C5D3AAA">
        <w:rPr>
          <w:sz w:val="24"/>
          <w:szCs w:val="24"/>
        </w:rPr>
        <w:t>The invoice_viewer.exe file could have been a data theft file as this laptop being from HR could be holding a lot of user information. Leading to</w:t>
      </w:r>
      <w:r w:rsidRPr="6E06A446" w:rsidR="7C5D3AAA">
        <w:rPr>
          <w:sz w:val="24"/>
          <w:szCs w:val="24"/>
        </w:rPr>
        <w:t xml:space="preserve"> </w:t>
      </w:r>
      <w:r w:rsidRPr="6E06A446" w:rsidR="13A5ACC2">
        <w:rPr>
          <w:sz w:val="24"/>
          <w:szCs w:val="24"/>
        </w:rPr>
        <w:t>PII or user info to be leaked online or on the dark web to be sold to other hackers. CVSS score of 6.0 h</w:t>
      </w:r>
      <w:r w:rsidRPr="6E06A446" w:rsidR="13A5ACC2">
        <w:rPr>
          <w:sz w:val="24"/>
          <w:szCs w:val="24"/>
        </w:rPr>
        <w:t>as been assigned</w:t>
      </w:r>
      <w:r w:rsidRPr="6E06A446" w:rsidR="00B2BD1A">
        <w:rPr>
          <w:sz w:val="24"/>
          <w:szCs w:val="24"/>
        </w:rPr>
        <w:t xml:space="preserve"> to this alert as it already been Quarantined by the antivirus</w:t>
      </w:r>
      <w:r w:rsidRPr="6E06A446" w:rsidR="68DB1572">
        <w:rPr>
          <w:sz w:val="24"/>
          <w:szCs w:val="24"/>
        </w:rPr>
        <w:t>.</w:t>
      </w:r>
      <w:r w:rsidRPr="6E06A446" w:rsidR="25AA3522">
        <w:rPr>
          <w:sz w:val="24"/>
          <w:szCs w:val="24"/>
        </w:rPr>
        <w:t xml:space="preserve"> The possiblity of successful compromise, data loss, or malicious activity on the endpoint.</w:t>
      </w: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f1cef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CF3650"/>
    <w:multiLevelType w:val="multilevel"/>
    <w:tmpl w:val="9DE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427AA7"/>
    <w:multiLevelType w:val="multilevel"/>
    <w:tmpl w:val="5D6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617455"/>
    <w:multiLevelType w:val="multilevel"/>
    <w:tmpl w:val="75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A63C07"/>
    <w:multiLevelType w:val="multilevel"/>
    <w:tmpl w:val="191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FA28C7"/>
    <w:multiLevelType w:val="multilevel"/>
    <w:tmpl w:val="1B3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A6B56A2"/>
    <w:multiLevelType w:val="multilevel"/>
    <w:tmpl w:val="9694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E23722"/>
    <w:multiLevelType w:val="multilevel"/>
    <w:tmpl w:val="85E6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B50F24"/>
    <w:multiLevelType w:val="multilevel"/>
    <w:tmpl w:val="F3FA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DAD256D"/>
    <w:multiLevelType w:val="multilevel"/>
    <w:tmpl w:val="E44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0">
    <w:abstractNumId w:val="9"/>
  </w:num>
  <w:num w:numId="1" w16cid:durableId="26298495">
    <w:abstractNumId w:val="2"/>
  </w:num>
  <w:num w:numId="2" w16cid:durableId="817648686">
    <w:abstractNumId w:val="8"/>
  </w:num>
  <w:num w:numId="3" w16cid:durableId="1834178670">
    <w:abstractNumId w:val="4"/>
  </w:num>
  <w:num w:numId="4" w16cid:durableId="1304965399">
    <w:abstractNumId w:val="5"/>
  </w:num>
  <w:num w:numId="5" w16cid:durableId="1554735200">
    <w:abstractNumId w:val="1"/>
  </w:num>
  <w:num w:numId="6" w16cid:durableId="1274479927">
    <w:abstractNumId w:val="0"/>
  </w:num>
  <w:num w:numId="7" w16cid:durableId="146670887">
    <w:abstractNumId w:val="6"/>
  </w:num>
  <w:num w:numId="8" w16cid:durableId="792752988">
    <w:abstractNumId w:val="7"/>
  </w:num>
  <w:num w:numId="9" w16cid:durableId="78230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9D"/>
    <w:rsid w:val="0023579D"/>
    <w:rsid w:val="002B5027"/>
    <w:rsid w:val="00333643"/>
    <w:rsid w:val="0047408F"/>
    <w:rsid w:val="005D7A10"/>
    <w:rsid w:val="005F3AF5"/>
    <w:rsid w:val="00796137"/>
    <w:rsid w:val="009575C0"/>
    <w:rsid w:val="00B2BD1A"/>
    <w:rsid w:val="00BA55C3"/>
    <w:rsid w:val="00BF6017"/>
    <w:rsid w:val="00C4635F"/>
    <w:rsid w:val="00D09776"/>
    <w:rsid w:val="00F24B55"/>
    <w:rsid w:val="00FC5AD7"/>
    <w:rsid w:val="04EF1236"/>
    <w:rsid w:val="0568BE65"/>
    <w:rsid w:val="05E730FA"/>
    <w:rsid w:val="060DEE8B"/>
    <w:rsid w:val="08F63C06"/>
    <w:rsid w:val="0B051D65"/>
    <w:rsid w:val="0C610994"/>
    <w:rsid w:val="0CBE5AA6"/>
    <w:rsid w:val="0D9D0F07"/>
    <w:rsid w:val="0E0F3256"/>
    <w:rsid w:val="0E5A3F5B"/>
    <w:rsid w:val="0E97FD95"/>
    <w:rsid w:val="0F2771A8"/>
    <w:rsid w:val="0F2CF473"/>
    <w:rsid w:val="104A1ACB"/>
    <w:rsid w:val="106638BC"/>
    <w:rsid w:val="10B02AAB"/>
    <w:rsid w:val="10E8D3DC"/>
    <w:rsid w:val="110AB59D"/>
    <w:rsid w:val="13844C4C"/>
    <w:rsid w:val="1388D112"/>
    <w:rsid w:val="13A5ACC2"/>
    <w:rsid w:val="13C56F0D"/>
    <w:rsid w:val="13D99423"/>
    <w:rsid w:val="15D2531C"/>
    <w:rsid w:val="161E47E2"/>
    <w:rsid w:val="16FE85D8"/>
    <w:rsid w:val="1711F6B8"/>
    <w:rsid w:val="182F2803"/>
    <w:rsid w:val="1B711EAE"/>
    <w:rsid w:val="1CA98ED5"/>
    <w:rsid w:val="1CF8534C"/>
    <w:rsid w:val="1E35D32E"/>
    <w:rsid w:val="2182AD71"/>
    <w:rsid w:val="21A53F57"/>
    <w:rsid w:val="224FF3DA"/>
    <w:rsid w:val="226A6D44"/>
    <w:rsid w:val="22A17FC2"/>
    <w:rsid w:val="22B656D3"/>
    <w:rsid w:val="22D9C166"/>
    <w:rsid w:val="24174155"/>
    <w:rsid w:val="24BCB775"/>
    <w:rsid w:val="24E5EDCB"/>
    <w:rsid w:val="2505CD05"/>
    <w:rsid w:val="25AA3522"/>
    <w:rsid w:val="262BBC62"/>
    <w:rsid w:val="26843255"/>
    <w:rsid w:val="27F1FF87"/>
    <w:rsid w:val="28971063"/>
    <w:rsid w:val="2A13D12B"/>
    <w:rsid w:val="2B99DC06"/>
    <w:rsid w:val="2BBCC56E"/>
    <w:rsid w:val="2DFD39AD"/>
    <w:rsid w:val="2FC6DDC4"/>
    <w:rsid w:val="2FCBE614"/>
    <w:rsid w:val="30877DA1"/>
    <w:rsid w:val="3164874F"/>
    <w:rsid w:val="31759906"/>
    <w:rsid w:val="3211FD62"/>
    <w:rsid w:val="32A1C90E"/>
    <w:rsid w:val="32BB5C00"/>
    <w:rsid w:val="352154BC"/>
    <w:rsid w:val="356447DF"/>
    <w:rsid w:val="37C8AC40"/>
    <w:rsid w:val="39501E72"/>
    <w:rsid w:val="39A9F7FA"/>
    <w:rsid w:val="3ACBFD78"/>
    <w:rsid w:val="3B0966CC"/>
    <w:rsid w:val="3B80189B"/>
    <w:rsid w:val="3BF09A17"/>
    <w:rsid w:val="3C3B3B6C"/>
    <w:rsid w:val="3E1D80F6"/>
    <w:rsid w:val="3F3F8CB3"/>
    <w:rsid w:val="40ADE950"/>
    <w:rsid w:val="42FCEB54"/>
    <w:rsid w:val="43D4382C"/>
    <w:rsid w:val="44B5DC06"/>
    <w:rsid w:val="44ECF2F2"/>
    <w:rsid w:val="44FECFEC"/>
    <w:rsid w:val="4604E961"/>
    <w:rsid w:val="464F1E0C"/>
    <w:rsid w:val="46A9C8CF"/>
    <w:rsid w:val="48741319"/>
    <w:rsid w:val="4AF8F9D5"/>
    <w:rsid w:val="4B2A7005"/>
    <w:rsid w:val="4CBCA2E5"/>
    <w:rsid w:val="4CCF322D"/>
    <w:rsid w:val="50977C84"/>
    <w:rsid w:val="52F35AE3"/>
    <w:rsid w:val="530EABD1"/>
    <w:rsid w:val="5577AE0D"/>
    <w:rsid w:val="570C9AD1"/>
    <w:rsid w:val="5888EC1B"/>
    <w:rsid w:val="5A846452"/>
    <w:rsid w:val="5B288428"/>
    <w:rsid w:val="5D01D08A"/>
    <w:rsid w:val="5F0DB394"/>
    <w:rsid w:val="60CC4364"/>
    <w:rsid w:val="62B8D594"/>
    <w:rsid w:val="647A3254"/>
    <w:rsid w:val="66382A03"/>
    <w:rsid w:val="66A5F73F"/>
    <w:rsid w:val="68D266B4"/>
    <w:rsid w:val="68DB1572"/>
    <w:rsid w:val="6B2FDD5D"/>
    <w:rsid w:val="6B630350"/>
    <w:rsid w:val="6CB682D5"/>
    <w:rsid w:val="6E06A446"/>
    <w:rsid w:val="6F873E11"/>
    <w:rsid w:val="72CC2B57"/>
    <w:rsid w:val="73845233"/>
    <w:rsid w:val="73E7353D"/>
    <w:rsid w:val="74973152"/>
    <w:rsid w:val="74C5890A"/>
    <w:rsid w:val="75F00290"/>
    <w:rsid w:val="78ADCA28"/>
    <w:rsid w:val="7BC207E7"/>
    <w:rsid w:val="7C5D3AAA"/>
    <w:rsid w:val="7D27B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C538"/>
  <w15:chartTrackingRefBased/>
  <w15:docId w15:val="{3004A93F-388B-40A9-87DB-8BA4E18B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79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79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579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579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579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579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579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579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579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579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5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7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57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5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79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5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7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5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79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A55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83034679-35CB-4CF0-8B38-467B161A7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C5CED7-ED5D-4582-A224-024F2EB044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B5861D-FB3B-4421-B256-C2B1A91B1940}">
  <ds:schemaRefs>
    <ds:schemaRef ds:uri="http://schemas.microsoft.com/office/2006/metadata/properti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2026-01-07T00:53:00.0000000Z</dcterms:created>
  <dcterms:modified xsi:type="dcterms:W3CDTF">2026-06-03T01:20:33.7638549Z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