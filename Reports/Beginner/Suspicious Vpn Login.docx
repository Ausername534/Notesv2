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6du="http://schemas.microsoft.com/office/word/2023/wordml/word16du" mc:Ignorable="w14 w15 w16se w16cid w16 w16cex w16sdtdh wp14">
  <w:body>
    <w:p w:rsidP="7265306D" w14:paraId="647D3E9C" w14:textId="77777777">
      <w:pPr>
        <w:pStyle w:val="692"/>
        <w:spacing/>
        <w:ind/>
      </w:pPr>
      <w:del w:author="bob" w:date="2026-06-02T22:41:35Z" w:id="1" oouserid="bob">
        <w:r/>
      </w:del>
      <w:ins w:id="2">
        <w:r/>
      </w:ins>
    </w:p>
    <w:p w14:paraId="798E619F" w14:textId="77777777">
      <w:pPr>
        <w:pStyle w:val="692"/>
        <w:pBdr/>
        <w:spacing/>
        <w:ind/>
        <w:rPr/>
      </w:pPr>
      <w:r>
        <w:t xml:space="preserve">You are a </w:t>
      </w:r>
      <w:r>
        <w:rPr>
          <w:b/>
          <w:bCs/>
        </w:rPr>
        <w:t xml:space="preserve">Tier 1 SOC Analyst</w:t>
      </w:r>
      <w:r>
        <w:t xml:space="preserve"> working the overnight shift for a financial institution. During routine monitoring, you observe a </w:t>
      </w:r>
      <w:r>
        <w:rPr>
          <w:b/>
          <w:bCs/>
        </w:rPr>
        <w:t xml:space="preserve">VPN login alert</w:t>
      </w:r>
      <w:r>
        <w:t xml:space="preserve"> that appears unusual based on company policy and user behavior.</w:t>
      </w:r>
      <w:r/>
    </w:p>
    <w:p w14:paraId="6644177B" w14:textId="77777777">
      <w:pPr>
        <w:pStyle w:val="691"/>
        <w:pBdr/>
        <w:spacing/>
        <w:ind/>
        <w:rPr/>
      </w:pPr>
      <w:r>
        <w:t xml:space="preserve">This scenario is intended for students who are </w:t>
      </w:r>
      <w:r>
        <w:rPr>
          <w:b/>
          <w:bCs/>
        </w:rPr>
        <w:t xml:space="preserve">new to SOC operations</w:t>
      </w:r>
      <w:r>
        <w:t xml:space="preserve"> and focuses on clear reasoning rather than advanced technical tools.</w:t>
      </w:r>
      <w:r/>
    </w:p>
    <w:p w14:paraId="5D45BA4D" w14:textId="77777777">
      <w:pPr>
        <w:pBdr/>
        <w:spacing/>
        <w:ind/>
        <w:rPr/>
      </w:pPr>
      <w:r>
        <w:pict w14:anchorId="7019C87A">
          <v:shape id="shape 0" style="width:0.00pt;height:1.50pt;mso-wrap-distance-left:0.00pt;mso-wrap-distance-top:0.00pt;mso-wrap-distance-right:0.00pt;mso-wrap-distance-bottom:0.00pt;visibility:visible;" o:spid="_x0000_s0" o:hr="t" o:hrstd="t" o:hrnoshade="f" o:hralign="center" fillcolor="#FFFFFF" strokecolor="#000000" o:spt="1" type="#_x0000_t1"/>
        </w:pict>
      </w:r>
      <w:r/>
    </w:p>
    <w:p w14:paraId="5708F609" w14:textId="77777777">
      <w:pPr>
        <w:pStyle w:val="680"/>
        <w:pBdr/>
        <w:spacing/>
        <w:ind/>
        <w:rPr/>
      </w:pPr>
      <w:r/>
      <w:bookmarkStart w:name="alert-details" w:id="1362144936"/>
      <w:r/>
      <w:r>
        <w:t xml:space="preserve">Alert Details</w:t>
      </w:r>
      <w:r/>
    </w:p>
    <w:p w14:paraId="0DD39DDA" w14:textId="77777777">
      <w:pPr>
        <w:pStyle w:val="693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Alert Type:</w:t>
      </w:r>
      <w:r>
        <w:t xml:space="preserve"> Suspicious VPN Login – Foreign Geolocation</w:t>
      </w:r>
      <w:r/>
    </w:p>
    <w:p w14:paraId="0A5B5ADD" w14:textId="77777777">
      <w:pPr>
        <w:pStyle w:val="693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Timestamp:</w:t>
      </w:r>
      <w:r>
        <w:t xml:space="preserve"> 03:12 AM (Local Time)</w:t>
      </w:r>
      <w:r/>
    </w:p>
    <w:p w14:paraId="6DB97945" w14:textId="77777777">
      <w:pPr>
        <w:pStyle w:val="693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User:</w:t>
      </w:r>
      <w:r>
        <w:t xml:space="preserve"> Karen Liu</w:t>
      </w:r>
      <w:r/>
    </w:p>
    <w:p w14:paraId="7F6E339D" w14:textId="77777777">
      <w:pPr>
        <w:pStyle w:val="693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Department:</w:t>
      </w:r>
      <w:r>
        <w:t xml:space="preserve"> Finance</w:t>
      </w:r>
      <w:r/>
    </w:p>
    <w:p w14:paraId="41BF0F70" w14:textId="77777777">
      <w:pPr>
        <w:pStyle w:val="693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Device Hostname:</w:t>
      </w:r>
      <w:r>
        <w:t xml:space="preserve"> FIN-LT-07</w:t>
      </w:r>
      <w:r/>
    </w:p>
    <w:p w14:paraId="59C009D6" w14:textId="77777777">
      <w:pPr>
        <w:pStyle w:val="693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Source Country:</w:t>
      </w:r>
      <w:r>
        <w:t xml:space="preserve"> Ukraine</w:t>
      </w:r>
      <w:r/>
    </w:p>
    <w:p w14:paraId="374641E4" w14:textId="77777777">
      <w:pPr>
        <w:pStyle w:val="693"/>
        <w:numPr>
          <w:ilvl w:val="0"/>
          <w:numId w:val="3"/>
        </w:numPr>
        <w:pBdr/>
        <w:spacing/>
        <w:ind/>
        <w:rPr>
          <w:ins w:author="" w:id="3"/>
        </w:rPr>
      </w:pPr>
      <w:r>
        <w:rPr>
          <w:b/>
          <w:bCs/>
        </w:rPr>
        <w:t xml:space="preserve">Authentication Result:</w:t>
      </w:r>
      <w:r>
        <w:t xml:space="preserve"> Successful login</w:t>
      </w:r>
      <w:r/>
      <w:ins w:id="4">
        <w:r/>
      </w:ins>
    </w:p>
    <w:p xmlns:wp14="http://schemas.microsoft.com/office/word/2010/wordml" w:rsidP="7265306D" w14:paraId="269D75B2" wp14:textId="77777777">
      <w:pPr>
        <w:pStyle w:val="693"/>
        <w:numPr>
          <w:ilvl w:val="0"/>
          <w:numId w:val="3"/>
        </w:numPr>
        <w:spacing/>
        <w:ind/>
        <w:rPr>
          <w:ins w:author="" w:id="155692429"/>
        </w:rPr>
      </w:pPr>
      <w:ins w:id="6">
        <w:r>
          <w:rPr>
            <w:highlight w:val="none"/>
          </w:rPr>
        </w:r>
      </w:ins>
      <w:r w:rsidR="7265306D">
        <w:rPr>
          <w:b w:val="1"/>
          <w:bCs w:val="1"/>
        </w:rPr>
        <w:t xml:space="preserve">Sector:</w:t>
      </w:r>
      <w:r w:rsidR="7265306D">
        <w:rPr/>
        <w:t xml:space="preserve"> Banking / Financial Services</w:t>
      </w:r>
      <w:ins w:id="9">
        <w:r/>
      </w:ins>
      <w:r>
        <w:rPr>
          <w:highlight w:val="none"/>
        </w:rPr>
      </w:r>
      <w:r>
        <w:rPr>
          <w:highlight w:val="none"/>
        </w:rPr>
      </w:r>
      <w:ins w:id="10">
        <w:r>
          <w:rPr>
            <w:highlight w:val="none"/>
          </w:rPr>
        </w:r>
      </w:ins>
    </w:p>
    <w:p w14:paraId="1D5A97EE" w14:textId="77777777">
      <w:pPr>
        <w:pBdr/>
        <w:spacing/>
        <w:ind/>
        <w:rPr/>
      </w:pPr>
      <w:r>
        <w:pict w14:anchorId="1051633B">
          <v:shape id="shape 1" style="width:0.00pt;height:1.50pt;mso-wrap-distance-left:0.00pt;mso-wrap-distance-top:0.00pt;mso-wrap-distance-right:0.00pt;mso-wrap-distance-bottom:0.00pt;visibility:visible;" o:spid="_x0000_s1" o:hr="t" o:hrstd="t" o:hrnoshade="f" o:hralign="center" fillcolor="#FFFFFF" strokecolor="#000000" o:spt="1" type="#_x0000_t1"/>
        </w:pict>
      </w:r>
      <w:r/>
    </w:p>
    <w:p w14:paraId="37833F9B" w14:textId="77777777">
      <w:pPr>
        <w:pStyle w:val="680"/>
        <w:pBdr/>
        <w:spacing/>
        <w:ind/>
        <w:rPr/>
      </w:pPr>
      <w:r/>
      <w:bookmarkStart w:name="known-context" w:id="1107204461"/>
      <w:r/>
      <w:bookmarkEnd w:id="1362144936"/>
      <w:r>
        <w:t xml:space="preserve">Known Context</w:t>
      </w:r>
      <w:r/>
    </w:p>
    <w:p w14:paraId="412BF559" w14:textId="77777777">
      <w:pPr>
        <w:pStyle w:val="693"/>
        <w:numPr>
          <w:ilvl w:val="0"/>
          <w:numId w:val="4"/>
        </w:numPr>
        <w:pBdr/>
        <w:spacing/>
        <w:ind/>
        <w:rPr/>
      </w:pPr>
      <w:r>
        <w:t xml:space="preserve">Karen Liu is a Finance department employee with access to sensitive financial data</w:t>
      </w:r>
      <w:r/>
    </w:p>
    <w:p w14:paraId="4E704194" w14:textId="77777777">
      <w:pPr>
        <w:pStyle w:val="693"/>
        <w:numPr>
          <w:ilvl w:val="0"/>
          <w:numId w:val="4"/>
        </w:numPr>
        <w:pBdr/>
        <w:spacing/>
        <w:ind/>
        <w:rPr/>
      </w:pPr>
      <w:r>
        <w:t xml:space="preserve">There is </w:t>
      </w:r>
      <w:r>
        <w:rPr>
          <w:b/>
          <w:bCs/>
        </w:rPr>
        <w:t xml:space="preserve">no approved international travel</w:t>
      </w:r>
      <w:r>
        <w:t xml:space="preserve"> scheduled for this user</w:t>
      </w:r>
      <w:r/>
    </w:p>
    <w:p w14:paraId="4390BA55" w14:textId="77777777">
      <w:pPr>
        <w:pStyle w:val="693"/>
        <w:numPr>
          <w:ilvl w:val="0"/>
          <w:numId w:val="4"/>
        </w:numPr>
        <w:pBdr/>
        <w:spacing/>
        <w:ind/>
        <w:rPr/>
      </w:pPr>
      <w:r>
        <w:t xml:space="preserve">Company policy flags international VPN logins outside approved travel windows as suspicious</w:t>
      </w:r>
      <w:r/>
    </w:p>
    <w:p w14:paraId="22493A7A" w14:textId="77777777">
      <w:pPr>
        <w:pStyle w:val="693"/>
        <w:numPr>
          <w:ilvl w:val="0"/>
          <w:numId w:val="4"/>
        </w:numPr>
        <w:pBdr/>
        <w:spacing/>
        <w:ind/>
        <w:rPr/>
      </w:pPr>
      <w:r>
        <w:t xml:space="preserve">The login occurred outside normal business hours</w:t>
      </w:r>
      <w:r/>
    </w:p>
    <w:p w14:paraId="6E552DDD" w14:textId="77777777">
      <w:pPr>
        <w:pStyle w:val="693"/>
        <w:numPr>
          <w:ilvl w:val="0"/>
          <w:numId w:val="4"/>
        </w:numPr>
        <w:pBdr/>
        <w:spacing/>
        <w:ind/>
        <w:rPr/>
      </w:pPr>
      <w:r>
        <w:t xml:space="preserve">No additional alerts are currently associated with this account</w:t>
      </w:r>
      <w:r/>
    </w:p>
    <w:p w14:paraId="54CD656E" w14:textId="77777777">
      <w:pPr>
        <w:pBdr/>
        <w:spacing/>
        <w:ind/>
        <w:rPr/>
      </w:pPr>
      <w:r>
        <w:pict w14:anchorId="49878182">
          <v:shape id="shape 2" style="width:0.00pt;height:1.50pt;mso-wrap-distance-left:0.00pt;mso-wrap-distance-top:0.00pt;mso-wrap-distance-right:0.00pt;mso-wrap-distance-bottom:0.00pt;visibility:visible;" o:spid="_x0000_s2" o:hr="t" o:hrstd="t" o:hrnoshade="f" o:hralign="center" fillcolor="#FFFFFF" strokecolor="#000000" o:spt="1" type="#_x0000_t1"/>
        </w:pict>
      </w:r>
      <w:r/>
    </w:p>
    <w:p w14:paraId="66B90766" w14:textId="77777777">
      <w:pPr>
        <w:pStyle w:val="680"/>
        <w:pBdr/>
        <w:spacing/>
        <w:ind/>
        <w:rPr/>
      </w:pPr>
      <w:r/>
      <w:bookmarkStart w:name="your-role-tier-1-soc-analyst" w:id="30853159"/>
      <w:r/>
      <w:bookmarkEnd w:id="1107204461"/>
      <w:r>
        <w:t xml:space="preserve">Your Role (Tier 1 SOC Analyst)</w:t>
      </w:r>
      <w:r/>
    </w:p>
    <w:p w14:paraId="635DB71C" w14:textId="77777777">
      <w:pPr>
        <w:pStyle w:val="692"/>
        <w:pBdr/>
        <w:spacing/>
        <w:ind/>
        <w:rPr/>
      </w:pPr>
      <w:r>
        <w:t xml:space="preserve">As </w:t>
      </w:r>
      <w:r>
        <w:t xml:space="preserve">a Tier 1 analyst, your responsibility is to: - Identify why the alert is suspicious - Perform basic validation and enrichment - Assess potential risk - Decide whether escalation is required - Document your findings clearly for other analysts and leadership</w:t>
      </w:r>
      <w:r/>
    </w:p>
    <w:p w14:paraId="3674073A" w14:textId="77777777">
      <w:pPr>
        <w:pBdr/>
        <w:spacing/>
        <w:ind/>
        <w:rPr/>
      </w:pPr>
      <w:r>
        <w:pict w14:anchorId="34BD3140">
          <v:shape id="shape 3" style="width:0.00pt;height:1.50pt;mso-wrap-distance-left:0.00pt;mso-wrap-distance-top:0.00pt;mso-wrap-distance-right:0.00pt;mso-wrap-distance-bottom:0.00pt;visibility:visible;" o:spid="_x0000_s3" o:hr="t" o:hrstd="t" o:hrnoshade="f" o:hralign="center" fillcolor="#FFFFFF" strokecolor="#000000" o:spt="1" type="#_x0000_t1"/>
        </w:pict>
      </w:r>
      <w:r/>
    </w:p>
    <w:p w14:paraId="1C461204" w14:textId="77777777">
      <w:pPr>
        <w:pStyle w:val="680"/>
        <w:pBdr/>
        <w:spacing/>
        <w:ind/>
        <w:rPr/>
      </w:pPr>
      <w:r/>
      <w:r/>
      <w:bookmarkEnd w:id="30853159"/>
      <w:r>
        <w:t xml:space="preserve">Student Task (Rubric-Aligned)</w:t>
      </w:r>
      <w:r/>
    </w:p>
    <w:p w14:paraId="472DE40B" w14:textId="77777777">
      <w:pPr>
        <w:pStyle w:val="692"/>
        <w:pBdr/>
        <w:spacing/>
        <w:ind/>
        <w:rPr/>
      </w:pPr>
      <w:r>
        <w:t xml:space="preserve">Write a </w:t>
      </w:r>
      <w:r>
        <w:rPr>
          <w:b/>
          <w:bCs/>
        </w:rPr>
        <w:t xml:space="preserve">SOC Investigation Summary</w:t>
      </w:r>
      <w:r>
        <w:t xml:space="preserve"> that includes the following sections. Use clear headers and professional tone.</w:t>
      </w:r>
      <w:r/>
    </w:p>
    <w:p w14:paraId="46924380" w14:textId="77777777">
      <w:pPr>
        <w:pStyle w:val="681"/>
        <w:pBdr/>
        <w:spacing/>
        <w:ind/>
        <w:rPr/>
      </w:pPr>
      <w:r/>
      <w:bookmarkStart w:name="identification-summary" w:id="1936905957"/>
      <w:r>
        <w:t xml:space="preserve">1. Identification &amp; Summary</w:t>
      </w:r>
      <w:r/>
    </w:p>
    <w:p w14:paraId="7434669B" w14:textId="77777777">
      <w:pPr>
        <w:pStyle w:val="693"/>
        <w:numPr>
          <w:ilvl w:val="0"/>
          <w:numId w:val="5"/>
        </w:numPr>
        <w:pBdr/>
        <w:spacing/>
        <w:ind/>
        <w:rPr/>
      </w:pPr>
      <w:r>
        <w:t xml:space="preserve">Summarize the alert in your own words</w:t>
      </w:r>
      <w:r/>
    </w:p>
    <w:p w14:paraId="195131BC" w14:textId="77777777">
      <w:pPr>
        <w:pStyle w:val="693"/>
        <w:numPr>
          <w:ilvl w:val="0"/>
          <w:numId w:val="5"/>
        </w:numPr>
        <w:pBdr/>
        <w:spacing/>
        <w:ind/>
        <w:rPr/>
      </w:pPr>
      <w:r>
        <w:t xml:space="preserve">Identify the user, system, and unusual behavior</w:t>
      </w:r>
      <w:r/>
    </w:p>
    <w:p w14:paraId="5AEDC2A6" w14:textId="77777777">
      <w:pPr>
        <w:pStyle w:val="693"/>
        <w:numPr>
          <w:ilvl w:val="0"/>
          <w:numId w:val="5"/>
        </w:numPr>
        <w:pBdr/>
        <w:spacing/>
        <w:ind/>
        <w:rPr/>
      </w:pPr>
      <w:r>
        <w:t xml:space="preserve">Explain why this activity triggered a security alert</w:t>
      </w:r>
      <w:r/>
    </w:p>
    <w:p w14:paraId="6E5153D6" w14:textId="77777777">
      <w:pPr>
        <w:pStyle w:val="681"/>
        <w:pBdr/>
        <w:spacing/>
        <w:ind/>
        <w:rPr/>
      </w:pPr>
      <w:r/>
      <w:bookmarkStart w:name="validation-tools" w:id="1671988780"/>
      <w:r/>
      <w:bookmarkEnd w:id="1936905957"/>
      <w:r>
        <w:t xml:space="preserve">2. Validation &amp; Tools</w:t>
      </w:r>
      <w:r/>
    </w:p>
    <w:p w14:paraId="410A2A69" w14:textId="77777777">
      <w:pPr>
        <w:pStyle w:val="693"/>
        <w:numPr>
          <w:ilvl w:val="0"/>
          <w:numId w:val="6"/>
        </w:numPr>
        <w:pBdr/>
        <w:spacing/>
        <w:ind/>
        <w:rPr/>
      </w:pPr>
      <w:r>
        <w:t xml:space="preserve">Describe what logs, tools, or checks you would review next (conceptual level)</w:t>
      </w:r>
      <w:r/>
    </w:p>
    <w:p w14:paraId="3E09C6C0" w14:textId="77777777">
      <w:pPr>
        <w:pStyle w:val="693"/>
        <w:numPr>
          <w:ilvl w:val="0"/>
          <w:numId w:val="6"/>
        </w:numPr>
        <w:pBdr/>
        <w:spacing/>
        <w:ind/>
        <w:rPr/>
      </w:pPr>
      <w:r>
        <w:t xml:space="preserve">Explain why each step would help validate or dismiss the alert</w:t>
      </w:r>
      <w:r/>
    </w:p>
    <w:p w14:paraId="181A8DF7" w14:textId="77777777">
      <w:pPr>
        <w:pStyle w:val="681"/>
        <w:pBdr/>
        <w:spacing/>
        <w:ind/>
        <w:rPr/>
      </w:pPr>
      <w:r/>
      <w:bookmarkStart w:name="escalation-decision" w:id="1252848823"/>
      <w:r/>
      <w:bookmarkEnd w:id="1671988780"/>
      <w:r>
        <w:t xml:space="preserve">3. Escalation Decision</w:t>
      </w:r>
      <w:r/>
    </w:p>
    <w:p w14:paraId="4DC50AE1" w14:textId="77777777">
      <w:pPr>
        <w:pStyle w:val="693"/>
        <w:numPr>
          <w:ilvl w:val="0"/>
          <w:numId w:val="7"/>
        </w:numPr>
        <w:pBdr/>
        <w:spacing/>
        <w:ind/>
        <w:rPr/>
      </w:pPr>
      <w:r>
        <w:t xml:space="preserve">State whether you would escalate this alert or continue monitoring</w:t>
      </w:r>
      <w:r/>
    </w:p>
    <w:p w14:paraId="1B3F44E3" w14:textId="77777777">
      <w:pPr>
        <w:pStyle w:val="693"/>
        <w:numPr>
          <w:ilvl w:val="0"/>
          <w:numId w:val="7"/>
        </w:numPr>
        <w:pBdr/>
        <w:spacing/>
        <w:ind/>
        <w:rPr/>
      </w:pPr>
      <w:r>
        <w:t xml:space="preserve">Clearly justify your decision based on the facts provided</w:t>
      </w:r>
      <w:r/>
    </w:p>
    <w:p w14:paraId="65428890" w14:textId="77777777">
      <w:pPr>
        <w:pStyle w:val="681"/>
        <w:pBdr/>
        <w:spacing/>
        <w:ind/>
        <w:rPr/>
      </w:pPr>
      <w:r/>
      <w:bookmarkStart w:name="risk-impact-analysis" w:id="1897890495"/>
      <w:r/>
      <w:bookmarkEnd w:id="1252848823"/>
      <w:r>
        <w:t xml:space="preserve">4. Risk &amp; Impact Analysis</w:t>
      </w:r>
      <w:r/>
    </w:p>
    <w:p w14:paraId="447DDCD2" w14:textId="77777777">
      <w:pPr>
        <w:pStyle w:val="693"/>
        <w:numPr>
          <w:ilvl w:val="0"/>
          <w:numId w:val="8"/>
        </w:numPr>
        <w:pBdr/>
        <w:spacing/>
        <w:ind/>
        <w:rPr/>
      </w:pPr>
      <w:r>
        <w:t xml:space="preserve">Describe the potential impact if the login is malicious</w:t>
      </w:r>
      <w:r/>
    </w:p>
    <w:p w14:paraId="2B8D3C55" w14:textId="77777777">
      <w:pPr>
        <w:pStyle w:val="693"/>
        <w:numPr>
          <w:ilvl w:val="0"/>
          <w:numId w:val="8"/>
        </w:numPr>
        <w:pBdr/>
        <w:spacing/>
        <w:ind/>
        <w:rPr/>
      </w:pPr>
      <w:r>
        <w:t xml:space="preserve">Consider data sensitivity and business risk</w:t>
      </w:r>
      <w:r/>
    </w:p>
    <w:p w14:paraId="64504CC3" w14:textId="77777777">
      <w:pPr>
        <w:pStyle w:val="693"/>
        <w:numPr>
          <w:ilvl w:val="0"/>
          <w:numId w:val="8"/>
        </w:numPr>
        <w:pBdr/>
        <w:spacing/>
        <w:ind/>
        <w:rPr/>
      </w:pPr>
      <w:r>
        <w:t xml:space="preserve">Assign a </w:t>
      </w:r>
      <w:r>
        <w:rPr>
          <w:b/>
          <w:bCs/>
        </w:rPr>
        <w:t xml:space="preserve">basic CVSS severity level</w:t>
      </w:r>
      <w:r>
        <w:t xml:space="preserve"> (Low / Medium / High / Critical)</w:t>
      </w:r>
      <w:r/>
    </w:p>
    <w:p w14:paraId="779DC468" w14:textId="77777777">
      <w:pPr>
        <w:pStyle w:val="693"/>
        <w:numPr>
          <w:ilvl w:val="0"/>
          <w:numId w:val="8"/>
        </w:numPr>
        <w:pBdr/>
        <w:spacing/>
        <w:ind/>
        <w:rPr/>
      </w:pPr>
      <w:r>
        <w:t xml:space="preserve">Briefly justify your severity choice</w:t>
      </w:r>
      <w:r/>
    </w:p>
    <w:p w14:paraId="7A84B560" w14:textId="77777777">
      <w:pPr>
        <w:pStyle w:val="681"/>
        <w:pBdr/>
        <w:spacing/>
        <w:ind/>
        <w:rPr/>
      </w:pPr>
      <w:r/>
      <w:r/>
      <w:bookmarkEnd w:id="1897890495"/>
      <w:r>
        <w:t xml:space="preserve">5. Professionalism &amp; Formatting</w:t>
      </w:r>
      <w:r/>
    </w:p>
    <w:p w14:paraId="502F1DC8" w14:textId="77777777">
      <w:pPr>
        <w:pStyle w:val="693"/>
        <w:numPr>
          <w:ilvl w:val="0"/>
          <w:numId w:val="9"/>
        </w:numPr>
        <w:pBdr/>
        <w:spacing/>
        <w:ind/>
        <w:rPr/>
      </w:pPr>
      <w:r>
        <w:t xml:space="preserve">Use clear section headers</w:t>
      </w:r>
      <w:r/>
    </w:p>
    <w:p w14:paraId="3A966FE0" w14:textId="77777777">
      <w:pPr>
        <w:pStyle w:val="693"/>
        <w:numPr>
          <w:ilvl w:val="0"/>
          <w:numId w:val="9"/>
        </w:numPr>
        <w:pBdr/>
        <w:spacing/>
        <w:ind/>
        <w:rPr/>
      </w:pPr>
      <w:r>
        <w:t xml:space="preserve">Write in complete sentences</w:t>
      </w:r>
      <w:r/>
    </w:p>
    <w:p w14:paraId="384EC5A2" w14:textId="77777777">
      <w:pPr>
        <w:pStyle w:val="693"/>
        <w:numPr>
          <w:ilvl w:val="0"/>
          <w:numId w:val="9"/>
        </w:numPr>
        <w:pBdr/>
        <w:spacing/>
        <w:ind/>
        <w:rPr/>
      </w:pPr>
      <w:r>
        <w:t xml:space="preserve">Maintain a professional SOC tone suitable for audit review</w:t>
      </w:r>
      <w:r/>
    </w:p>
    <w:p w14:paraId="4100A8D9" w14:textId="77777777">
      <w:pPr>
        <w:pBdr/>
        <w:spacing/>
        <w:ind/>
        <w:rPr/>
      </w:pPr>
      <w:r>
        <w:pict w14:anchorId="2B22A84B">
          <v:shape id="shape 4" style="width:0.00pt;height:1.50pt;mso-wrap-distance-left:0.00pt;mso-wrap-distance-top:0.00pt;mso-wrap-distance-right:0.00pt;mso-wrap-distance-bottom:0.00pt;visibility:visible;" o:spid="_x0000_s4" o:hr="t" o:hrstd="t" o:hrnoshade="f" o:hralign="center" fillcolor="#FFFFFF" strokecolor="#000000" o:spt="1" type="#_x0000_t1"/>
        </w:pict>
      </w:r>
      <w:r/>
    </w:p>
    <w:p w14:paraId="4748E3FA" w14:textId="379F388B">
      <w:pPr>
        <w:pStyle w:val="691"/>
        <w:pBdr/>
        <w:spacing/>
        <w:ind/>
        <w:rPr/>
      </w:pPr>
      <w:r/>
      <w:r/>
    </w:p>
    <w:p w14:paraId="09897788" w14:textId="3508FE2E">
      <w:pPr>
        <w:pStyle w:val="691"/>
        <w:pBdr/>
        <w:spacing/>
        <w:ind/>
        <w:rPr/>
      </w:pPr>
      <w:r/>
      <w:r/>
    </w:p>
    <w:p w14:paraId="433D6F38" w14:textId="7E4A0FA5">
      <w:pPr>
        <w:pStyle w:val="691"/>
        <w:pBdr/>
        <w:spacing/>
        <w:ind/>
        <w:rPr/>
      </w:pPr>
      <w:r/>
      <w:r/>
    </w:p>
    <w:p w14:paraId="5CFBE6D2" w14:textId="0278D7D9">
      <w:pPr>
        <w:pStyle w:val="691"/>
        <w:pBdr/>
        <w:spacing/>
        <w:ind/>
        <w:rPr/>
      </w:pPr>
      <w:r/>
      <w:r/>
    </w:p>
    <w:p w14:paraId="5C6C95EB" w14:textId="2C531AD0">
      <w:pPr>
        <w:pStyle w:val="691"/>
        <w:pBdr/>
        <w:spacing/>
        <w:ind/>
        <w:rPr/>
      </w:pPr>
      <w:r>
        <w:t xml:space="preserve">1. </w:t>
      </w:r>
      <w:ins w:author="Neri-Doroteo, Bryan" w:date="2026-01-15T02:53:59Z" w:id="11">
        <w:r>
          <w:t xml:space="preserve">Identification &amp; Summary</w:t>
        </w:r>
      </w:ins>
      <w:r/>
    </w:p>
    <w:p w:rsidP="7265306D" w14:paraId="377D0941" w14:textId="74A641E1">
      <w:pPr>
        <w:pStyle w:val="691"/>
        <w:spacing/>
        <w:ind/>
      </w:pPr>
      <w:r w:rsidR="7265306D">
        <w:rPr/>
        <w:t xml:space="preserve"> An alert of a suspicious VPN Login at 03:12 AM from a foreign </w:t>
      </w:r>
      <w:r w:rsidR="7265306D">
        <w:rPr/>
        <w:t xml:space="preserve">location was created. The alert was created for the Karen Liu user</w:t>
      </w:r>
      <w:r w:rsidR="7265306D">
        <w:rPr/>
        <w:t xml:space="preserve"> and has </w:t>
      </w:r>
      <w:r w:rsidR="7265306D">
        <w:rPr/>
        <w:t xml:space="preserve">an unknown</w:t>
      </w:r>
      <w:r w:rsidR="7265306D">
        <w:rPr/>
        <w:t xml:space="preserve"> device hostname. The reason for this ale</w:t>
      </w:r>
      <w:r w:rsidR="7265306D">
        <w:rPr/>
        <w:t xml:space="preserve">rt being triggered was </w:t>
      </w:r>
      <w:r w:rsidR="7265306D">
        <w:rPr/>
        <w:t xml:space="preserve">because</w:t>
      </w:r>
      <w:r w:rsidR="7265306D">
        <w:rPr/>
        <w:t xml:space="preserve"> the geolocation that the device was logon </w:t>
      </w:r>
      <w:r w:rsidR="7265306D">
        <w:rPr/>
        <w:t xml:space="preserve">wasn’t</w:t>
      </w:r>
      <w:r w:rsidR="7265306D">
        <w:rPr/>
        <w:t xml:space="preserve"> where the device is meant to logon from.</w:t>
      </w:r>
      <w:r w:rsidR="49EC0122">
        <w:rPr/>
        <w:t xml:space="preserve"> The login happened outside normal business hours. Company policy </w:t>
      </w:r>
      <w:r w:rsidR="49EC0122">
        <w:rPr/>
        <w:t xml:space="preserve">identifies</w:t>
      </w:r>
      <w:r w:rsidR="49EC0122">
        <w:rPr/>
        <w:t xml:space="preserve"> international VPN login outside approved travel windows as suspicious and requires investigation.</w:t>
      </w:r>
      <w:r/>
    </w:p>
    <w:p w14:paraId="3E2314EE" w14:textId="74B8879F">
      <w:pPr>
        <w:pStyle w:val="691"/>
        <w:pBdr/>
        <w:spacing/>
        <w:ind/>
        <w:rPr/>
      </w:pPr>
      <w:r/>
      <w:r/>
    </w:p>
    <w:p w14:paraId="341438B1" w14:textId="49EA37C6">
      <w:pPr>
        <w:pStyle w:val="691"/>
        <w:pBdr/>
        <w:spacing/>
        <w:ind w:firstLine="0"/>
        <w:rPr>
          <w:ins w:author="Neri-Doroteo, Bryan" w:date="2026-01-15T02:54:04Z" w:id="12"/>
        </w:rPr>
      </w:pPr>
      <w:r>
        <w:t xml:space="preserve">2. </w:t>
      </w:r>
      <w:ins w:author="Neri-Doroteo, Bryan" w:date="2026-01-15T02:54:27Z" w:id="13">
        <w:r>
          <w:t xml:space="preserve">Validation &amp; Tools</w:t>
        </w:r>
      </w:ins>
      <w:ins w:author="Neri-Doroteo, Bryan" w:date="2026-01-15T02:54:04Z" w:id="14">
        <w:r/>
      </w:ins>
    </w:p>
    <w:p w:rsidP="7265306D" w14:paraId="08DBC271" w14:textId="427D94C1">
      <w:pPr>
        <w:pStyle w:val="691"/>
        <w:spacing/>
        <w:ind/>
      </w:pPr>
      <w:r w:rsidR="7265306D">
        <w:rPr/>
        <w:t xml:space="preserve">The logs that </w:t>
      </w:r>
      <w:r w:rsidR="7265306D">
        <w:rPr/>
        <w:t xml:space="preserve">I</w:t>
      </w:r>
      <w:r w:rsidR="7265306D">
        <w:rPr/>
        <w:t xml:space="preserve"> will use to check for this </w:t>
      </w:r>
      <w:r w:rsidR="7265306D">
        <w:rPr/>
        <w:t xml:space="preserve">suspicious login </w:t>
      </w:r>
      <w:r w:rsidR="7265306D">
        <w:rPr/>
        <w:t xml:space="preserve">are</w:t>
      </w:r>
      <w:r w:rsidR="7265306D">
        <w:rPr/>
        <w:t xml:space="preserve"> the VPN </w:t>
      </w:r>
      <w:r w:rsidR="7265306D">
        <w:rPr/>
        <w:t xml:space="preserve">logs</w:t>
      </w:r>
      <w:r w:rsidR="7265306D">
        <w:rPr/>
        <w:t xml:space="preserve"> and </w:t>
      </w:r>
      <w:r w:rsidR="7265306D">
        <w:rPr/>
        <w:t xml:space="preserve">I</w:t>
      </w:r>
      <w:r w:rsidR="7265306D">
        <w:rPr/>
        <w:t xml:space="preserve"> will also use tools to lookup the </w:t>
      </w:r>
      <w:r w:rsidR="7265306D">
        <w:rPr/>
        <w:t xml:space="preserve">Ip</w:t>
      </w:r>
      <w:r w:rsidR="7265306D">
        <w:rPr/>
        <w:t xml:space="preserve"> address from where the device was connected from. </w:t>
      </w:r>
      <w:r w:rsidR="7265306D">
        <w:rPr/>
        <w:t xml:space="preserve"> I would also look up from our database for the device hostname to check if </w:t>
      </w:r>
      <w:r w:rsidR="7265306D">
        <w:rPr/>
        <w:t xml:space="preserve">it’s</w:t>
      </w:r>
      <w:r w:rsidR="7265306D">
        <w:rPr/>
        <w:t xml:space="preserve"> a registered device name.</w:t>
      </w:r>
      <w:r w:rsidR="7265306D">
        <w:rPr/>
        <w:t xml:space="preserve"> The logs from VPN logs will show </w:t>
      </w:r>
      <w:del w:author="Neri-Doroteo, Bryan" w:date="2026-01-15T02:55:20Z" w16du:dateUtc="2026-01-15T02:55:20Z" w:id="599117523">
        <w:r w:rsidDel="7265306D">
          <w:delText>a</w:delText>
        </w:r>
      </w:del>
      <w:ins w:author="Neri-Doroteo, Bryan" w:date="2026-01-15T02:55:20Z" w16du:dateUtc="2026-01-15T02:55:20Z" w:id="1911412874">
        <w:r w:rsidR="7265306D">
          <w:t>an</w:t>
        </w:r>
      </w:ins>
      <w:r w:rsidR="7265306D">
        <w:rPr/>
        <w:t xml:space="preserve"> </w:t>
      </w:r>
      <w:del w:author="Neri-Doroteo, Bryan" w:date="2026-01-15T02:55:24Z" w16du:dateUtc="2026-01-15T02:55:24Z" w:id="319387020">
        <w:r w:rsidDel="7265306D">
          <w:delText>ip</w:delText>
        </w:r>
      </w:del>
      <w:ins w:author="Neri-Doroteo, Bryan" w:date="2026-01-15T02:55:24Z" w16du:dateUtc="2026-01-15T02:55:24Z" w:id="1951807427">
        <w:r w:rsidR="7265306D">
          <w:t>Ip</w:t>
        </w:r>
      </w:ins>
      <w:r w:rsidR="7265306D">
        <w:rPr/>
        <w:t xml:space="preserve"> address or a device that isn’t </w:t>
      </w:r>
      <w:r w:rsidR="7265306D">
        <w:rPr/>
        <w:t xml:space="preserve">registered,</w:t>
      </w:r>
      <w:r w:rsidR="7265306D">
        <w:rPr/>
        <w:t xml:space="preserve"> </w:t>
      </w:r>
      <w:r w:rsidR="7265306D">
        <w:rPr/>
        <w:t xml:space="preserve">so this will help with the alert actually being </w:t>
      </w:r>
      <w:del w:author="Neri-Doroteo, Bryan" w:date="2026-01-15T02:55:27Z" w16du:dateUtc="2026-01-15T02:55:27Z" w:id="1711906741">
        <w:r w:rsidDel="7265306D">
          <w:delText>a</w:delText>
        </w:r>
      </w:del>
      <w:ins w:author="Neri-Doroteo, Bryan" w:date="2026-01-15T02:55:27Z" w16du:dateUtc="2026-01-15T02:55:27Z" w:id="2011792413">
        <w:r w:rsidR="7265306D">
          <w:t>a</w:t>
        </w:r>
        <w:r w:rsidR="7265306D">
          <w:t>n</w:t>
        </w:r>
      </w:ins>
      <w:r w:rsidR="7265306D">
        <w:rPr/>
        <w:t xml:space="preserve"> alert that should be escalated. </w:t>
      </w:r>
      <w:r/>
    </w:p>
    <w:p w14:paraId="50D168A1" w14:textId="72482CCA">
      <w:pPr>
        <w:pStyle w:val="691"/>
        <w:pBdr/>
        <w:spacing/>
        <w:ind/>
        <w:rPr/>
      </w:pPr>
      <w:r/>
      <w:r/>
    </w:p>
    <w:p w14:paraId="1373DECB" w14:textId="2AC70897">
      <w:pPr>
        <w:pStyle w:val="691"/>
        <w:pBdr/>
        <w:spacing/>
        <w:ind/>
        <w:rPr>
          <w:ins w:author="Neri-Doroteo, Bryan" w:date="2026-01-15T02:54:29Z" w:id="26"/>
        </w:rPr>
      </w:pPr>
      <w:r>
        <w:t xml:space="preserve">3. </w:t>
      </w:r>
      <w:ins w:author="Neri-Doroteo, Bryan" w:date="2026-01-15T02:54:31Z" w:id="27">
        <w:r>
          <w:t xml:space="preserve">Escalation Decision </w:t>
        </w:r>
      </w:ins>
      <w:ins w:author="Neri-Doroteo, Bryan" w:date="2026-01-15T02:54:29Z" w:id="28">
        <w:r/>
      </w:ins>
    </w:p>
    <w:p w14:paraId="12FED2CB" w14:textId="194C46C1">
      <w:pPr>
        <w:pStyle w:val="691"/>
        <w:pBdr/>
        <w:spacing/>
        <w:ind/>
        <w:rPr/>
      </w:pPr>
      <w:r>
        <w:t xml:space="preserve">I’m</w:t>
      </w:r>
      <w:r>
        <w:t xml:space="preserve"> going to escalate this alert as it </w:t>
      </w:r>
      <w:r>
        <w:t xml:space="preserve">seems</w:t>
      </w:r>
      <w:r>
        <w:t xml:space="preserve"> </w:t>
      </w:r>
      <w:r>
        <w:t xml:space="preserve">to be</w:t>
      </w:r>
      <w:r>
        <w:t xml:space="preserve"> an account with sensitive information that </w:t>
      </w:r>
      <w:r>
        <w:t xml:space="preserve">shouldn’t</w:t>
      </w:r>
      <w:r>
        <w:t xml:space="preserve"> be shared publicly.</w:t>
      </w:r>
      <w:r>
        <w:t xml:space="preserve"> The user </w:t>
      </w:r>
      <w:r>
        <w:t xml:space="preserve">doesn’t</w:t>
      </w:r>
      <w:r>
        <w:t xml:space="preserve"> have any approved international </w:t>
      </w:r>
      <w:ins w:author="Neri-Doroteo, Bryan" w:date="2026-01-15T02:56:08Z" w:id="29">
        <w:r>
          <w:t xml:space="preserve">travel,</w:t>
        </w:r>
      </w:ins>
      <w:r>
        <w:t xml:space="preserve"> which makes it more of a reason to escalate this alert. The account has </w:t>
      </w:r>
      <w:ins w:author="Neri-Doroteo, Bryan" w:date="2026-01-15T02:56:06Z" w:id="30">
        <w:r>
          <w:t xml:space="preserve">also logged in</w:t>
        </w:r>
      </w:ins>
      <w:r>
        <w:t xml:space="preserve"> outside of business </w:t>
      </w:r>
      <w:del w:author="Neri-Doroteo, Bryan" w:date="2026-01-15T02:56:09Z" w:id="31">
        <w:r>
          <w:delText xml:space="preserve">hours</w:delText>
        </w:r>
      </w:del>
      <w:ins w:author="Neri-Doroteo, Bryan" w:date="2026-01-15T02:56:09Z" w:id="32">
        <w:r>
          <w:t xml:space="preserve">h</w:t>
        </w:r>
      </w:ins>
      <w:ins w:author="Neri-Doroteo, Bryan" w:date="2026-01-15T02:56:09Z" w:id="33">
        <w:r>
          <w:t xml:space="preserve">ours,</w:t>
        </w:r>
      </w:ins>
      <w:r>
        <w:t xml:space="preserve"> </w:t>
      </w:r>
      <w:r>
        <w:t xml:space="preserve">making </w:t>
      </w:r>
      <w:r>
        <w:t xml:space="preserve">the alert more suspicious.</w:t>
      </w:r>
      <w:r/>
    </w:p>
    <w:p w14:paraId="45C4E628" w14:textId="05006F2E">
      <w:pPr>
        <w:pStyle w:val="691"/>
        <w:pBdr/>
        <w:spacing/>
        <w:ind/>
        <w:rPr/>
      </w:pPr>
      <w:r/>
      <w:r/>
    </w:p>
    <w:p w14:paraId="28978B3D" w14:textId="461A0660">
      <w:pPr>
        <w:pStyle w:val="691"/>
        <w:pBdr/>
        <w:spacing/>
        <w:ind/>
        <w:rPr>
          <w:ins w:author="Neri-Doroteo, Bryan" w:date="2026-01-15T02:54:44Z" w:id="34"/>
        </w:rPr>
      </w:pPr>
      <w:r>
        <w:t xml:space="preserve">4. </w:t>
      </w:r>
      <w:ins w:author="Neri-Doroteo, Bryan" w:date="2026-01-15T02:54:46Z" w:id="35">
        <w:r>
          <w:t xml:space="preserve">Risk &amp; Impact Analysis </w:t>
        </w:r>
      </w:ins>
      <w:ins w:author="Neri-Doroteo, Bryan" w:date="2026-01-15T02:54:44Z" w:id="36">
        <w:r/>
      </w:ins>
    </w:p>
    <w:p w:rsidP="7265306D" w14:paraId="24B473F8" w14:textId="3C3E244A">
      <w:pPr>
        <w:pStyle w:val="691"/>
        <w:spacing/>
        <w:ind/>
      </w:pPr>
      <w:r w:rsidR="5395BDCF">
        <w:rPr/>
        <w:t xml:space="preserve">If this login attempt is malicious, an attacker could use this unauthorized access to sensitive financial information within the Finance department.</w:t>
      </w:r>
      <w:r w:rsidR="3A53498E">
        <w:rPr/>
        <w:t xml:space="preserve"> The results would be exposure </w:t>
      </w:r>
      <w:r w:rsidR="1186D396">
        <w:rPr/>
        <w:t xml:space="preserve">to</w:t>
      </w:r>
      <w:r w:rsidR="3A53498E">
        <w:rPr/>
        <w:t xml:space="preserve"> confidential company data, unauthorized financial transactions, or change of financial records. </w:t>
      </w:r>
      <w:r w:rsidR="7129DA93">
        <w:rPr/>
        <w:t xml:space="preserve">Such</w:t>
      </w:r>
      <w:r w:rsidR="3A53498E">
        <w:rPr/>
        <w:t xml:space="preserve"> </w:t>
      </w:r>
      <w:r w:rsidR="41856D73">
        <w:rPr/>
        <w:t xml:space="preserve">activity could disrupt business operations, potentially lead to regulatory or compliance issues as well</w:t>
      </w:r>
      <w:r w:rsidR="51F32602">
        <w:rPr/>
        <w:t xml:space="preserve"> as damage </w:t>
      </w:r>
      <w:r w:rsidR="561B0BF3">
        <w:rPr/>
        <w:t xml:space="preserve">to</w:t>
      </w:r>
      <w:r w:rsidR="51F32602">
        <w:rPr/>
        <w:t xml:space="preserve"> organization reputation.</w:t>
      </w:r>
      <w:r w:rsidR="69AD33DD">
        <w:rPr/>
        <w:t xml:space="preserve"> Using the model CIA:</w:t>
      </w:r>
    </w:p>
    <w:p w:rsidP="7265306D" w14:paraId="4A754E05" w14:textId="1DB01A5B">
      <w:pPr>
        <w:pStyle w:val="691"/>
        <w:numPr>
          <w:ilvl w:val="0"/>
          <w:numId w:val="12"/>
        </w:numPr>
        <w:spacing/>
        <w:ind/>
        <w:rPr/>
      </w:pPr>
      <w:r w:rsidR="69AD33DD">
        <w:rPr/>
        <w:t xml:space="preserve">Condifentiality: </w:t>
      </w:r>
      <w:r w:rsidR="69AD33DD">
        <w:rPr/>
        <w:t>High risk</w:t>
      </w:r>
      <w:r w:rsidR="69AD33DD">
        <w:rPr/>
        <w:t xml:space="preserve"> because the account has access to sensitive </w:t>
      </w:r>
      <w:r w:rsidR="69AD33DD">
        <w:rPr/>
        <w:t>finanical</w:t>
      </w:r>
      <w:r w:rsidR="69AD33DD">
        <w:rPr/>
        <w:t xml:space="preserve"> data that could be viewed or stolen</w:t>
      </w:r>
    </w:p>
    <w:p w:rsidP="7265306D" w14:paraId="778973C6" w14:textId="25F52C07">
      <w:pPr>
        <w:pStyle w:val="691"/>
        <w:numPr>
          <w:ilvl w:val="0"/>
          <w:numId w:val="12"/>
        </w:numPr>
        <w:spacing/>
        <w:ind/>
        <w:rPr/>
      </w:pPr>
      <w:r w:rsidR="69AD33DD">
        <w:rPr/>
        <w:t xml:space="preserve">Integrity: Moderate to High risk because an attacker may be able to </w:t>
      </w:r>
      <w:r w:rsidR="69AD33DD">
        <w:rPr/>
        <w:t>modfiy</w:t>
      </w:r>
      <w:r w:rsidR="69AD33DD">
        <w:rPr/>
        <w:t xml:space="preserve"> financial records or transactions</w:t>
      </w:r>
    </w:p>
    <w:p w:rsidP="7265306D" w14:paraId="30F4DAA6" w14:textId="5EC644BC">
      <w:pPr>
        <w:pStyle w:val="691"/>
        <w:numPr>
          <w:ilvl w:val="0"/>
          <w:numId w:val="12"/>
        </w:numPr>
        <w:spacing/>
        <w:ind/>
        <w:rPr/>
      </w:pPr>
      <w:r w:rsidR="69AD33DD">
        <w:rPr/>
        <w:t>Availability: Moderate risk because an attacker could disrupt access to systems or data, although there is no evidence of this activity.</w:t>
      </w:r>
    </w:p>
    <w:p w:rsidP="7265306D" w14:paraId="656D759A" w14:textId="39C6CA8A">
      <w:pPr>
        <w:pStyle w:val="691"/>
        <w:spacing/>
        <w:ind/>
      </w:pPr>
    </w:p>
    <w:p w:rsidP="7265306D" w14:paraId="3ADF5E92" w14:textId="57D9207D">
      <w:pPr>
        <w:pStyle w:val="691"/>
        <w:spacing/>
        <w:ind/>
      </w:pPr>
      <w:r w:rsidR="7265306D">
        <w:rPr/>
        <w:t xml:space="preserve">The CVSS level score that </w:t>
      </w:r>
      <w:r w:rsidR="7265306D">
        <w:rPr/>
        <w:t xml:space="preserve">i</w:t>
      </w:r>
      <w:r w:rsidR="7265306D">
        <w:rPr/>
        <w:t xml:space="preserve"> would give to this alert will be a </w:t>
      </w:r>
      <w:r w:rsidR="7265306D">
        <w:rPr/>
        <w:t xml:space="preserve">High</w:t>
      </w:r>
      <w:r w:rsidR="7265306D">
        <w:rPr/>
        <w:t xml:space="preserve"> severity level as this login is </w:t>
      </w:r>
      <w:r w:rsidR="7265306D">
        <w:rPr/>
        <w:t xml:space="preserve">a</w:t>
      </w:r>
      <w:r w:rsidR="7265306D">
        <w:rPr/>
        <w:t xml:space="preserve"> un</w:t>
      </w:r>
      <w:r w:rsidR="7265306D">
        <w:rPr/>
        <w:t xml:space="preserve">authorized location and this attacker </w:t>
      </w:r>
      <w:r w:rsidR="7265306D">
        <w:rPr/>
        <w:t xml:space="preserve">has</w:t>
      </w:r>
      <w:r w:rsidR="7265306D">
        <w:rPr/>
        <w:t xml:space="preserve"> access to </w:t>
      </w:r>
      <w:r w:rsidR="7265306D">
        <w:rPr/>
        <w:t xml:space="preserve">a</w:t>
      </w:r>
      <w:r w:rsidR="7265306D">
        <w:rPr/>
        <w:t xml:space="preserve"> account with sensitive information.</w:t>
      </w:r>
      <w:r w:rsidR="0310081D">
        <w:rPr/>
        <w:t xml:space="preserve"> </w:t>
      </w:r>
      <w:r w:rsidR="0310081D">
        <w:rPr/>
        <w:t xml:space="preserve">As this</w:t>
      </w:r>
      <w:r w:rsidR="0310081D">
        <w:rPr/>
        <w:t xml:space="preserve"> login has </w:t>
      </w:r>
      <w:r w:rsidR="0310081D">
        <w:rPr/>
        <w:t xml:space="preserve">orginated</w:t>
      </w:r>
      <w:r w:rsidR="0310081D">
        <w:rPr/>
        <w:t xml:space="preserve"> from an unapproved foreign location, </w:t>
      </w:r>
      <w:r w:rsidR="0310081D">
        <w:rPr/>
        <w:t xml:space="preserve">occured</w:t>
      </w:r>
      <w:r w:rsidR="0310081D">
        <w:rPr/>
        <w:t xml:space="preserve"> outside norma</w:t>
      </w:r>
      <w:r w:rsidR="4CA9E66C">
        <w:rPr/>
        <w:t xml:space="preserve">l business hours, and involved a Finance department account with access to sensitive information. </w:t>
      </w:r>
      <w:r w:rsidR="2BEBCB42">
        <w:rPr/>
        <w:t xml:space="preserve">As we </w:t>
      </w:r>
      <w:r w:rsidR="2BEBCB42">
        <w:rPr/>
        <w:t xml:space="preserve">don’t</w:t>
      </w:r>
      <w:r w:rsidR="2BEBCB42">
        <w:rPr/>
        <w:t xml:space="preserve"> have any evidence of malicious actions after the login, </w:t>
      </w:r>
      <w:r w:rsidR="2BEBCB42">
        <w:rPr/>
        <w:t xml:space="preserve">all of</w:t>
      </w:r>
      <w:r w:rsidR="2BEBCB42">
        <w:rPr/>
        <w:t xml:space="preserve"> these indicators </w:t>
      </w:r>
      <w:r w:rsidR="2BEBCB42">
        <w:rPr/>
        <w:t xml:space="preserve">creates</w:t>
      </w:r>
      <w:r w:rsidR="2BEBCB42">
        <w:rPr/>
        <w:t xml:space="preserve"> a significant risk that </w:t>
      </w:r>
      <w:r w:rsidR="2BEBCB42">
        <w:rPr/>
        <w:t xml:space="preserve">warrants</w:t>
      </w:r>
      <w:r w:rsidR="2BEBCB42">
        <w:rPr/>
        <w:t xml:space="preserve"> immediate investigation and escalation.</w:t>
      </w:r>
      <w:r/>
    </w:p>
    <w:sectPr>
      <w:footnotePr>
        <w:numRestart w:val="eachSect"/>
      </w:footnotePr>
      <w:endnotePr/>
      <w:type w:val="nextPage"/>
      <w:pgSz w:w="12240" w:h="15840" w:orient="portrait"/>
      <w:pgMar w:top="1440" w:right="1440" w:bottom="1440" w:left="1440" w:header="720" w:footer="720" w:gutter="0"/>
      <w:cols w:equalWidth="1" w:space="720" w:num="1" w:sep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xmlns:wp14="http://schemas.microsoft.com/office/word/2010/wordml" w14:paraId="5DAB6C7B" wp14:textId="77777777"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 xmlns:wp14="http://schemas.microsoft.com/office/word/2010/wordml" w14:paraId="02EB378F" wp14:textId="77777777"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nsola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xmlns:wp14="http://schemas.microsoft.com/office/word/2010/wordml" w14:paraId="672A6659" wp14:textId="77777777"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 xmlns:wp14="http://schemas.microsoft.com/office/word/2010/wordml" w14:paraId="0A37501D" wp14:textId="77777777"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3">
    <w:nsid w:val="76c4f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2E918660"/>
    <w:lvl w:ilvl="0">
      <w:isLgl w:val="false"/>
      <w:lvlJc w:val="left"/>
      <w:lvlText w:val="%1."/>
      <w:numFmt w:val="decimal"/>
      <w:pPr>
        <w:pBdr/>
        <w:spacing/>
        <w:ind w:left="720" w:hanging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left="1440" w:hanging="3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left="2160" w:hanging="1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left="2880" w:hanging="3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left="3600" w:hanging="3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left="4320" w:hanging="1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left="5040" w:hanging="3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left="5760" w:hanging="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left="6480" w:hanging="180"/>
      </w:pPr>
      <w:rPr/>
      <w:start w:val="1"/>
      <w:suff w:val="tab"/>
    </w:lvl>
  </w:abstractNum>
  <w:abstractNum w:abstractNumId="1">
    <w:nsid w:val="0000A990"/>
    <w:lvl w:ilvl="0">
      <w:isLgl w:val="false"/>
      <w:lvlJc w:val="left"/>
      <w:lvlText w:val=" "/>
      <w:numFmt w:val="bullet"/>
      <w:pPr>
        <w:pBdr/>
        <w:spacing/>
        <w:ind w:left="720" w:hanging="36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left="1440" w:hanging="36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left="2160" w:hanging="3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left="2880" w:hanging="36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left="3600" w:hanging="36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left="4320" w:hanging="36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left="5040" w:hanging="36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left="5760" w:hanging="3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left="6480" w:hanging="360"/>
      </w:pPr>
      <w:rPr/>
      <w:start w:val="0"/>
      <w:suff w:val="tab"/>
    </w:lvl>
  </w:abstractNum>
  <w:abstractNum w:abstractNumId="2">
    <w:nsid w:val="0000A991"/>
    <w:lvl w:ilvl="0">
      <w:isLgl w:val="false"/>
      <w:lvlJc w:val="left"/>
      <w:lvlText w:val=""/>
      <w:numFmt w:val="bullet"/>
      <w:pPr>
        <w:pBdr/>
        <w:spacing/>
        <w:ind w:left="720" w:hanging="36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left="1440" w:hanging="36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left="2160" w:hanging="3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left="2880" w:hanging="36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left="3600" w:hanging="36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left="4320" w:hanging="36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left="5040" w:hanging="36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left="5760" w:hanging="3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left="6480" w:hanging="360"/>
      </w:pPr>
      <w:rPr>
        <w:rFonts w:hint="default" w:ascii="Wingdings" w:hAnsi="Wingdings" w:cs="Wingdings"/>
      </w:rPr>
      <w:start w:val="0"/>
      <w:suff w:val="tab"/>
    </w:lvl>
  </w:abstractNum>
  <w:num w:numId="12">
    <w:abstractNumId w:val="3"/>
  </w:num>
  <w:num w:numId="1">
    <w:abstractNumId w:val="0"/>
  </w:num>
  <w:num w:numId="2">
    <w:abstractNumId w:val="1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  <w14:docId w14:val="41595455"/>
  <w15:docId w15:val="{27CD4BD5-D181-4B4E-B967-A6B3C187A9E0}"/>
  <w:rsids>
    <w:rsidRoot w:val="0310081D"/>
    <w:rsid w:val="0310081D"/>
    <w:rsid w:val="0414A67C"/>
    <w:rsid w:val="06887567"/>
    <w:rsid w:val="07624C87"/>
    <w:rsid w:val="0B1522A0"/>
    <w:rsid w:val="1186D396"/>
    <w:rsid w:val="124AA662"/>
    <w:rsid w:val="14BC0234"/>
    <w:rsid w:val="2AC60E1A"/>
    <w:rsid w:val="2BEBCB42"/>
    <w:rsid w:val="3A53498E"/>
    <w:rsid w:val="41856D73"/>
    <w:rsid w:val="49EC0122"/>
    <w:rsid w:val="4CA9E66C"/>
    <w:rsid w:val="503CF525"/>
    <w:rsid w:val="511254BA"/>
    <w:rsid w:val="511254BA"/>
    <w:rsid w:val="5125EEEA"/>
    <w:rsid w:val="51F32602"/>
    <w:rsid w:val="5395BDCF"/>
    <w:rsid w:val="54ECDF15"/>
    <w:rsid w:val="552CCEC9"/>
    <w:rsid w:val="552CCEC9"/>
    <w:rsid w:val="561B0BF3"/>
    <w:rsid w:val="5EE523E4"/>
    <w:rsid w:val="6213C569"/>
    <w:rsid w:val="69AD33DD"/>
    <w:rsid w:val="6A70C231"/>
    <w:rsid w:val="6A70C231"/>
    <w:rsid w:val="6C4D0FFF"/>
    <w:rsid w:val="7077F397"/>
    <w:rsid w:val="7077F397"/>
    <w:rsid w:val="7129DA93"/>
    <w:rsid w:val="7217B53A"/>
    <w:rsid w:val="7217B53A"/>
    <w:rsid w:val="7265306D"/>
    <w:rsid w:val="77380449"/>
    <w:rsid w:val="77700300"/>
    <w:rsid w:val="7DC5B62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before="0" w:beforeAutospacing="0" w:after="200" w:after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3">
    <w:name w:val="Quote"/>
    <w:basedOn w:val="678"/>
    <w:next w:val="67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8"/>
    <w:next w:val="67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8"/>
    <w:link w:val="176"/>
    <w:uiPriority w:val="99"/>
    <w:pPr>
      <w:pBdr/>
      <w:spacing/>
      <w:ind/>
    </w:pPr>
  </w:style>
  <w:style w:type="paragraph" w:styleId="178">
    <w:name w:val="Footer"/>
    <w:basedOn w:val="67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8"/>
    <w:link w:val="178"/>
    <w:uiPriority w:val="99"/>
    <w:pPr>
      <w:pBdr/>
      <w:spacing/>
      <w:ind/>
    </w:pPr>
  </w:style>
  <w:style w:type="character" w:styleId="182">
    <w:name w:val="Footnote Text Char"/>
    <w:basedOn w:val="688"/>
    <w:link w:val="713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7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8"/>
    <w:next w:val="678"/>
    <w:uiPriority w:val="39"/>
    <w:unhideWhenUsed/>
    <w:pPr>
      <w:pBdr/>
      <w:spacing w:after="100"/>
      <w:ind/>
    </w:pPr>
  </w:style>
  <w:style w:type="paragraph" w:styleId="190">
    <w:name w:val="toc 2"/>
    <w:basedOn w:val="678"/>
    <w:next w:val="678"/>
    <w:uiPriority w:val="39"/>
    <w:unhideWhenUsed/>
    <w:pPr>
      <w:pBdr/>
      <w:spacing w:after="100"/>
      <w:ind w:left="220"/>
    </w:pPr>
  </w:style>
  <w:style w:type="paragraph" w:styleId="191">
    <w:name w:val="toc 3"/>
    <w:basedOn w:val="678"/>
    <w:next w:val="678"/>
    <w:uiPriority w:val="39"/>
    <w:unhideWhenUsed/>
    <w:pPr>
      <w:pBdr/>
      <w:spacing w:after="100"/>
      <w:ind w:left="440"/>
    </w:pPr>
  </w:style>
  <w:style w:type="paragraph" w:styleId="192">
    <w:name w:val="toc 4"/>
    <w:basedOn w:val="678"/>
    <w:next w:val="678"/>
    <w:uiPriority w:val="39"/>
    <w:unhideWhenUsed/>
    <w:pPr>
      <w:pBdr/>
      <w:spacing w:after="100"/>
      <w:ind w:left="660"/>
    </w:pPr>
  </w:style>
  <w:style w:type="paragraph" w:styleId="193">
    <w:name w:val="toc 5"/>
    <w:basedOn w:val="678"/>
    <w:next w:val="678"/>
    <w:uiPriority w:val="39"/>
    <w:unhideWhenUsed/>
    <w:pPr>
      <w:pBdr/>
      <w:spacing w:after="100"/>
      <w:ind w:left="880"/>
    </w:pPr>
  </w:style>
  <w:style w:type="paragraph" w:styleId="194">
    <w:name w:val="toc 6"/>
    <w:basedOn w:val="678"/>
    <w:next w:val="678"/>
    <w:uiPriority w:val="39"/>
    <w:unhideWhenUsed/>
    <w:pPr>
      <w:pBdr/>
      <w:spacing w:after="100"/>
      <w:ind w:left="1100"/>
    </w:pPr>
  </w:style>
  <w:style w:type="paragraph" w:styleId="195">
    <w:name w:val="toc 7"/>
    <w:basedOn w:val="678"/>
    <w:next w:val="678"/>
    <w:uiPriority w:val="39"/>
    <w:unhideWhenUsed/>
    <w:pPr>
      <w:pBdr/>
      <w:spacing w:after="100"/>
      <w:ind w:left="1320"/>
    </w:pPr>
  </w:style>
  <w:style w:type="paragraph" w:styleId="196">
    <w:name w:val="toc 8"/>
    <w:basedOn w:val="678"/>
    <w:next w:val="678"/>
    <w:uiPriority w:val="39"/>
    <w:unhideWhenUsed/>
    <w:pPr>
      <w:pBdr/>
      <w:spacing w:after="100"/>
      <w:ind w:left="1540"/>
    </w:pPr>
  </w:style>
  <w:style w:type="paragraph" w:styleId="197">
    <w:name w:val="toc 9"/>
    <w:basedOn w:val="678"/>
    <w:next w:val="67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78"/>
    <w:next w:val="678"/>
    <w:uiPriority w:val="99"/>
    <w:unhideWhenUsed/>
    <w:pPr>
      <w:pBdr/>
      <w:spacing w:after="0" w:afterAutospacing="0"/>
      <w:ind/>
    </w:pPr>
  </w:style>
  <w:style w:type="paragraph" w:styleId="678" w:default="1">
    <w:name w:val="Normal"/>
    <w:qFormat/>
    <w:pPr>
      <w:pBdr/>
      <w:spacing/>
      <w:ind/>
    </w:pPr>
  </w:style>
  <w:style w:type="paragraph" w:styleId="679">
    <w:name w:val="Heading 1"/>
    <w:basedOn w:val="678"/>
    <w:next w:val="691"/>
    <w:link w:val="703"/>
    <w:uiPriority w:val="9"/>
    <w:qFormat/>
    <w:pPr>
      <w:keepNext w:val="true"/>
      <w:keepLines w:val="true"/>
      <w:pBdr/>
      <w:spacing w:before="360" w:after="8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80">
    <w:name w:val="Heading 2"/>
    <w:basedOn w:val="678"/>
    <w:next w:val="691"/>
    <w:link w:val="704"/>
    <w:uiPriority w:val="9"/>
    <w:semiHidden/>
    <w:unhideWhenUsed/>
    <w:qFormat/>
    <w:pPr>
      <w:keepNext w:val="true"/>
      <w:keepLines w:val="true"/>
      <w:pBdr/>
      <w:spacing w:before="160" w:after="8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81">
    <w:name w:val="Heading 3"/>
    <w:basedOn w:val="678"/>
    <w:next w:val="691"/>
    <w:link w:val="705"/>
    <w:uiPriority w:val="9"/>
    <w:semiHidden/>
    <w:unhideWhenUsed/>
    <w:qFormat/>
    <w:pPr>
      <w:keepNext w:val="true"/>
      <w:keepLines w:val="true"/>
      <w:pBdr/>
      <w:spacing w:before="160" w:after="8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82">
    <w:name w:val="Heading 4"/>
    <w:basedOn w:val="678"/>
    <w:next w:val="691"/>
    <w:link w:val="706"/>
    <w:uiPriority w:val="9"/>
    <w:semiHidden/>
    <w:unhideWhenUsed/>
    <w:qFormat/>
    <w:pPr>
      <w:keepNext w:val="true"/>
      <w:keepLines w:val="true"/>
      <w:pBdr/>
      <w:spacing w:before="80" w:after="4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83">
    <w:name w:val="Heading 5"/>
    <w:basedOn w:val="678"/>
    <w:next w:val="691"/>
    <w:link w:val="707"/>
    <w:uiPriority w:val="9"/>
    <w:semiHidden/>
    <w:unhideWhenUsed/>
    <w:qFormat/>
    <w:pPr>
      <w:keepNext w:val="true"/>
      <w:keepLines w:val="true"/>
      <w:pBdr/>
      <w:spacing w:before="80" w:after="4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84">
    <w:name w:val="Heading 6"/>
    <w:basedOn w:val="678"/>
    <w:next w:val="691"/>
    <w:link w:val="708"/>
    <w:uiPriority w:val="9"/>
    <w:semiHidden/>
    <w:unhideWhenUsed/>
    <w:qFormat/>
    <w:pPr>
      <w:keepNext w:val="true"/>
      <w:keepLines w:val="true"/>
      <w:pBdr/>
      <w:spacing w:before="40" w:after="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85">
    <w:name w:val="Heading 7"/>
    <w:basedOn w:val="678"/>
    <w:next w:val="691"/>
    <w:link w:val="709"/>
    <w:uiPriority w:val="9"/>
    <w:semiHidden/>
    <w:unhideWhenUsed/>
    <w:qFormat/>
    <w:pPr>
      <w:keepNext w:val="true"/>
      <w:keepLines w:val="true"/>
      <w:pBdr/>
      <w:spacing w:before="40" w:after="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86">
    <w:name w:val="Heading 8"/>
    <w:basedOn w:val="678"/>
    <w:next w:val="691"/>
    <w:link w:val="71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7">
    <w:name w:val="Heading 9"/>
    <w:basedOn w:val="678"/>
    <w:next w:val="691"/>
    <w:link w:val="71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8" w:default="1">
    <w:name w:val="Default Paragraph Font"/>
    <w:uiPriority w:val="1"/>
    <w:semiHidden/>
    <w:unhideWhenUsed/>
    <w:pPr>
      <w:pBdr/>
      <w:spacing/>
      <w:ind/>
    </w:pPr>
  </w:style>
  <w:style w:type="table" w:styleId="6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0" w:default="1">
    <w:name w:val="No List"/>
    <w:uiPriority w:val="99"/>
    <w:semiHidden/>
    <w:unhideWhenUsed/>
    <w:pPr>
      <w:pBdr/>
      <w:spacing/>
      <w:ind/>
    </w:pPr>
  </w:style>
  <w:style w:type="paragraph" w:styleId="691">
    <w:name w:val="Body Text"/>
    <w:basedOn w:val="678"/>
    <w:qFormat/>
    <w:pPr>
      <w:pBdr/>
      <w:spacing w:before="180" w:after="180"/>
      <w:ind/>
    </w:pPr>
  </w:style>
  <w:style w:type="paragraph" w:styleId="692" w:customStyle="1">
    <w:name w:val="First Paragraph"/>
    <w:basedOn w:val="691"/>
    <w:next w:val="691"/>
    <w:qFormat/>
    <w:pPr>
      <w:pBdr/>
      <w:spacing/>
      <w:ind/>
    </w:pPr>
  </w:style>
  <w:style w:type="paragraph" w:styleId="693" w:customStyle="1">
    <w:name w:val="Compact"/>
    <w:basedOn w:val="691"/>
    <w:qFormat/>
    <w:pPr>
      <w:pBdr/>
      <w:spacing w:before="36" w:after="36"/>
      <w:ind/>
    </w:pPr>
  </w:style>
  <w:style w:type="paragraph" w:styleId="694">
    <w:name w:val="Title"/>
    <w:basedOn w:val="678"/>
    <w:next w:val="691"/>
    <w:link w:val="695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5" w:customStyle="1">
    <w:name w:val="Title Char"/>
    <w:basedOn w:val="688"/>
    <w:link w:val="69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6">
    <w:name w:val="Subtitle"/>
    <w:basedOn w:val="694"/>
    <w:next w:val="691"/>
    <w:link w:val="697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697" w:customStyle="1">
    <w:name w:val="Subtitle Char"/>
    <w:basedOn w:val="688"/>
    <w:link w:val="69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8" w:customStyle="1">
    <w:name w:val="Author"/>
    <w:next w:val="691"/>
    <w:qFormat/>
    <w:pPr>
      <w:keepNext w:val="true"/>
      <w:keepLines w:val="true"/>
      <w:pBdr/>
      <w:spacing/>
      <w:ind/>
      <w:jc w:val="center"/>
    </w:pPr>
  </w:style>
  <w:style w:type="paragraph" w:styleId="699">
    <w:name w:val="Date"/>
    <w:next w:val="691"/>
    <w:qFormat/>
    <w:pPr>
      <w:keepNext w:val="true"/>
      <w:keepLines w:val="true"/>
      <w:pBdr/>
      <w:spacing/>
      <w:ind/>
      <w:jc w:val="center"/>
    </w:pPr>
  </w:style>
  <w:style w:type="paragraph" w:styleId="700" w:customStyle="1">
    <w:name w:val="Abstract Title"/>
    <w:basedOn w:val="678"/>
    <w:next w:val="701"/>
    <w:qFormat/>
    <w:pPr>
      <w:keepNext w:val="true"/>
      <w:keepLines w:val="true"/>
      <w:pBdr/>
      <w:spacing w:before="300" w:after="0"/>
      <w:ind/>
      <w:jc w:val="center"/>
    </w:pPr>
    <w:rPr>
      <w:b/>
      <w:sz w:val="20"/>
      <w:szCs w:val="20"/>
    </w:rPr>
  </w:style>
  <w:style w:type="paragraph" w:styleId="701" w:customStyle="1">
    <w:name w:val="Abstract"/>
    <w:basedOn w:val="678"/>
    <w:next w:val="691"/>
    <w:qFormat/>
    <w:pPr>
      <w:keepNext w:val="true"/>
      <w:keepLines w:val="true"/>
      <w:pBdr/>
      <w:spacing w:before="100" w:after="300"/>
      <w:ind/>
    </w:pPr>
    <w:rPr>
      <w:sz w:val="20"/>
      <w:szCs w:val="20"/>
    </w:rPr>
  </w:style>
  <w:style w:type="paragraph" w:styleId="702">
    <w:name w:val="Bibliography"/>
    <w:basedOn w:val="678"/>
    <w:qFormat/>
    <w:pPr>
      <w:pBdr/>
      <w:spacing/>
      <w:ind/>
    </w:pPr>
  </w:style>
  <w:style w:type="character" w:styleId="703" w:customStyle="1">
    <w:name w:val="Heading 1 Char"/>
    <w:basedOn w:val="688"/>
    <w:link w:val="67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04" w:customStyle="1">
    <w:name w:val="Heading 2 Char"/>
    <w:basedOn w:val="688"/>
    <w:link w:val="68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05" w:customStyle="1">
    <w:name w:val="Heading 3 Char"/>
    <w:basedOn w:val="688"/>
    <w:link w:val="68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06" w:customStyle="1">
    <w:name w:val="Heading 4 Char"/>
    <w:basedOn w:val="688"/>
    <w:link w:val="68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07" w:customStyle="1">
    <w:name w:val="Heading 5 Char"/>
    <w:basedOn w:val="688"/>
    <w:link w:val="68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08" w:customStyle="1">
    <w:name w:val="Heading 6 Char"/>
    <w:basedOn w:val="688"/>
    <w:link w:val="68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09" w:customStyle="1">
    <w:name w:val="Heading 7 Char"/>
    <w:basedOn w:val="688"/>
    <w:link w:val="68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10" w:customStyle="1">
    <w:name w:val="Heading 8 Char"/>
    <w:basedOn w:val="688"/>
    <w:link w:val="68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11" w:customStyle="1">
    <w:name w:val="Heading 9 Char"/>
    <w:basedOn w:val="688"/>
    <w:link w:val="68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12">
    <w:name w:val="Block Text"/>
    <w:basedOn w:val="691"/>
    <w:next w:val="691"/>
    <w:uiPriority w:val="9"/>
    <w:unhideWhenUsed/>
    <w:qFormat/>
    <w:pPr>
      <w:pBdr/>
      <w:spacing w:before="100" w:after="100"/>
      <w:ind w:left="480" w:right="480"/>
    </w:pPr>
  </w:style>
  <w:style w:type="paragraph" w:styleId="713">
    <w:name w:val="footnote text"/>
    <w:basedOn w:val="678"/>
    <w:uiPriority w:val="9"/>
    <w:unhideWhenUsed/>
    <w:qFormat/>
    <w:pPr>
      <w:pBdr/>
      <w:spacing/>
      <w:ind/>
    </w:pPr>
  </w:style>
  <w:style w:type="paragraph" w:styleId="714" w:customStyle="1">
    <w:name w:val="Footnote Block Text"/>
    <w:basedOn w:val="713"/>
    <w:next w:val="713"/>
    <w:uiPriority w:val="9"/>
    <w:unhideWhenUsed/>
    <w:qFormat/>
    <w:pPr>
      <w:pBdr/>
      <w:spacing w:before="100" w:after="100"/>
      <w:ind w:left="480" w:right="480"/>
    </w:pPr>
  </w:style>
  <w:style w:type="table" w:styleId="715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rPr>
        <w:jc w:val="left"/>
      </w:tr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6" w:customStyle="1">
    <w:name w:val="Definition Term"/>
    <w:basedOn w:val="678"/>
    <w:next w:val="717"/>
    <w:pPr>
      <w:keepNext w:val="true"/>
      <w:keepLines w:val="true"/>
      <w:pBdr/>
      <w:spacing w:after="0"/>
      <w:ind/>
    </w:pPr>
    <w:rPr>
      <w:b/>
    </w:rPr>
  </w:style>
  <w:style w:type="paragraph" w:styleId="717" w:customStyle="1">
    <w:name w:val="Definition"/>
    <w:basedOn w:val="678"/>
    <w:pPr>
      <w:pBdr/>
      <w:spacing/>
      <w:ind/>
    </w:pPr>
  </w:style>
  <w:style w:type="paragraph" w:styleId="718">
    <w:name w:val="Caption"/>
    <w:basedOn w:val="678"/>
    <w:link w:val="723"/>
    <w:pPr>
      <w:pBdr/>
      <w:spacing w:after="120"/>
      <w:ind/>
    </w:pPr>
    <w:rPr>
      <w:i/>
    </w:rPr>
  </w:style>
  <w:style w:type="paragraph" w:styleId="719" w:customStyle="1">
    <w:name w:val="Table Caption"/>
    <w:basedOn w:val="718"/>
    <w:pPr>
      <w:keepNext w:val="true"/>
      <w:pBdr/>
      <w:spacing/>
      <w:ind/>
    </w:pPr>
  </w:style>
  <w:style w:type="paragraph" w:styleId="720" w:customStyle="1">
    <w:name w:val="Image Caption"/>
    <w:basedOn w:val="718"/>
    <w:pPr>
      <w:pBdr/>
      <w:spacing/>
      <w:ind/>
    </w:pPr>
  </w:style>
  <w:style w:type="paragraph" w:styleId="721" w:customStyle="1">
    <w:name w:val="Figure"/>
    <w:basedOn w:val="678"/>
    <w:pPr>
      <w:pBdr/>
      <w:spacing/>
      <w:ind/>
    </w:pPr>
  </w:style>
  <w:style w:type="paragraph" w:styleId="722" w:customStyle="1">
    <w:name w:val="Captioned Figure"/>
    <w:basedOn w:val="721"/>
    <w:pPr>
      <w:keepNext w:val="true"/>
      <w:pBdr/>
      <w:spacing/>
      <w:ind/>
    </w:pPr>
  </w:style>
  <w:style w:type="character" w:styleId="723" w:customStyle="1">
    <w:name w:val="Caption Char"/>
    <w:basedOn w:val="688"/>
    <w:link w:val="718"/>
    <w:pPr>
      <w:pBdr/>
      <w:spacing/>
      <w:ind/>
    </w:pPr>
  </w:style>
  <w:style w:type="character" w:styleId="724" w:customStyle="1">
    <w:name w:val="Verbatim Char"/>
    <w:basedOn w:val="723"/>
    <w:link w:val="729"/>
    <w:pPr>
      <w:pBdr/>
      <w:spacing/>
      <w:ind/>
    </w:pPr>
    <w:rPr>
      <w:rFonts w:ascii="Consolas" w:hAnsi="Consolas"/>
      <w:sz w:val="22"/>
    </w:rPr>
  </w:style>
  <w:style w:type="character" w:styleId="725" w:customStyle="1">
    <w:name w:val="Section Number"/>
    <w:basedOn w:val="723"/>
    <w:pPr>
      <w:pBdr/>
      <w:spacing/>
      <w:ind/>
    </w:pPr>
  </w:style>
  <w:style w:type="character" w:styleId="726">
    <w:name w:val="footnote reference"/>
    <w:basedOn w:val="723"/>
    <w:pPr>
      <w:pBdr/>
      <w:spacing/>
      <w:ind/>
    </w:pPr>
    <w:rPr>
      <w:vertAlign w:val="superscript"/>
    </w:rPr>
  </w:style>
  <w:style w:type="character" w:styleId="727">
    <w:name w:val="Hyperlink"/>
    <w:basedOn w:val="723"/>
    <w:pPr>
      <w:pBdr/>
      <w:spacing/>
      <w:ind/>
    </w:pPr>
    <w:rPr>
      <w:color w:val="156082" w:themeColor="accent1"/>
    </w:rPr>
  </w:style>
  <w:style w:type="paragraph" w:styleId="728">
    <w:name w:val="TOC Heading"/>
    <w:basedOn w:val="679"/>
    <w:next w:val="691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729" w:customStyle="1">
    <w:name w:val="Source Code"/>
    <w:basedOn w:val="678"/>
    <w:link w:val="724"/>
    <w:pPr>
      <w:pBdr/>
      <w:spacing/>
      <w:ind/>
    </w:pPr>
  </w:style>
  <w:style w:type="character" w:styleId="730" w:customStyle="1">
    <w:name w:val="KeywordTok"/>
    <w:basedOn w:val="724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731" w:customStyle="1">
    <w:name w:val="DataTypeTok"/>
    <w:basedOn w:val="724"/>
    <w:pPr>
      <w:pBdr/>
      <w:spacing/>
      <w:ind/>
    </w:pPr>
    <w:rPr>
      <w:rFonts w:ascii="Consolas" w:hAnsi="Consolas"/>
      <w:color w:val="902000"/>
      <w:sz w:val="22"/>
    </w:rPr>
  </w:style>
  <w:style w:type="character" w:styleId="732" w:customStyle="1">
    <w:name w:val="DecValTok"/>
    <w:basedOn w:val="724"/>
    <w:pPr>
      <w:pBdr/>
      <w:spacing/>
      <w:ind/>
    </w:pPr>
    <w:rPr>
      <w:rFonts w:ascii="Consolas" w:hAnsi="Consolas"/>
      <w:color w:val="40a070"/>
      <w:sz w:val="22"/>
    </w:rPr>
  </w:style>
  <w:style w:type="character" w:styleId="733" w:customStyle="1">
    <w:name w:val="BaseNTok"/>
    <w:basedOn w:val="724"/>
    <w:pPr>
      <w:pBdr/>
      <w:spacing/>
      <w:ind/>
    </w:pPr>
    <w:rPr>
      <w:rFonts w:ascii="Consolas" w:hAnsi="Consolas"/>
      <w:color w:val="40a070"/>
      <w:sz w:val="22"/>
    </w:rPr>
  </w:style>
  <w:style w:type="character" w:styleId="734" w:customStyle="1">
    <w:name w:val="FloatTok"/>
    <w:basedOn w:val="724"/>
    <w:pPr>
      <w:pBdr/>
      <w:spacing/>
      <w:ind/>
    </w:pPr>
    <w:rPr>
      <w:rFonts w:ascii="Consolas" w:hAnsi="Consolas"/>
      <w:color w:val="40a070"/>
      <w:sz w:val="22"/>
    </w:rPr>
  </w:style>
  <w:style w:type="character" w:styleId="735" w:customStyle="1">
    <w:name w:val="ConstantTok"/>
    <w:basedOn w:val="724"/>
    <w:pPr>
      <w:pBdr/>
      <w:spacing/>
      <w:ind/>
    </w:pPr>
    <w:rPr>
      <w:rFonts w:ascii="Consolas" w:hAnsi="Consolas"/>
      <w:color w:val="880000"/>
      <w:sz w:val="22"/>
    </w:rPr>
  </w:style>
  <w:style w:type="character" w:styleId="736" w:customStyle="1">
    <w:name w:val="CharTok"/>
    <w:basedOn w:val="724"/>
    <w:pPr>
      <w:pBdr/>
      <w:spacing/>
      <w:ind/>
    </w:pPr>
    <w:rPr>
      <w:rFonts w:ascii="Consolas" w:hAnsi="Consolas"/>
      <w:color w:val="4070a0"/>
      <w:sz w:val="22"/>
    </w:rPr>
  </w:style>
  <w:style w:type="character" w:styleId="737" w:customStyle="1">
    <w:name w:val="SpecialCharTok"/>
    <w:basedOn w:val="724"/>
    <w:pPr>
      <w:pBdr/>
      <w:spacing/>
      <w:ind/>
    </w:pPr>
    <w:rPr>
      <w:rFonts w:ascii="Consolas" w:hAnsi="Consolas"/>
      <w:color w:val="4070a0"/>
      <w:sz w:val="22"/>
    </w:rPr>
  </w:style>
  <w:style w:type="character" w:styleId="738" w:customStyle="1">
    <w:name w:val="StringTok"/>
    <w:basedOn w:val="724"/>
    <w:pPr>
      <w:pBdr/>
      <w:spacing/>
      <w:ind/>
    </w:pPr>
    <w:rPr>
      <w:rFonts w:ascii="Consolas" w:hAnsi="Consolas"/>
      <w:color w:val="4070a0"/>
      <w:sz w:val="22"/>
    </w:rPr>
  </w:style>
  <w:style w:type="character" w:styleId="739" w:customStyle="1">
    <w:name w:val="VerbatimStringTok"/>
    <w:basedOn w:val="724"/>
    <w:pPr>
      <w:pBdr/>
      <w:spacing/>
      <w:ind/>
    </w:pPr>
    <w:rPr>
      <w:rFonts w:ascii="Consolas" w:hAnsi="Consolas"/>
      <w:color w:val="4070a0"/>
      <w:sz w:val="22"/>
    </w:rPr>
  </w:style>
  <w:style w:type="character" w:styleId="740" w:customStyle="1">
    <w:name w:val="SpecialStringTok"/>
    <w:basedOn w:val="724"/>
    <w:pPr>
      <w:pBdr/>
      <w:spacing/>
      <w:ind/>
    </w:pPr>
    <w:rPr>
      <w:rFonts w:ascii="Consolas" w:hAnsi="Consolas"/>
      <w:color w:val="bb6688"/>
      <w:sz w:val="22"/>
    </w:rPr>
  </w:style>
  <w:style w:type="character" w:styleId="741" w:customStyle="1">
    <w:name w:val="ImportTok"/>
    <w:basedOn w:val="724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742" w:customStyle="1">
    <w:name w:val="CommentTok"/>
    <w:basedOn w:val="724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743" w:customStyle="1">
    <w:name w:val="DocumentationTok"/>
    <w:basedOn w:val="724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744" w:customStyle="1">
    <w:name w:val="AnnotationTok"/>
    <w:basedOn w:val="724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745" w:customStyle="1">
    <w:name w:val="CommentVarTok"/>
    <w:basedOn w:val="724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746" w:customStyle="1">
    <w:name w:val="OtherTok"/>
    <w:basedOn w:val="724"/>
    <w:pPr>
      <w:pBdr/>
      <w:spacing/>
      <w:ind/>
    </w:pPr>
    <w:rPr>
      <w:rFonts w:ascii="Consolas" w:hAnsi="Consolas"/>
      <w:color w:val="007020"/>
      <w:sz w:val="22"/>
    </w:rPr>
  </w:style>
  <w:style w:type="character" w:styleId="747" w:customStyle="1">
    <w:name w:val="FunctionTok"/>
    <w:basedOn w:val="724"/>
    <w:pPr>
      <w:pBdr/>
      <w:spacing/>
      <w:ind/>
    </w:pPr>
    <w:rPr>
      <w:rFonts w:ascii="Consolas" w:hAnsi="Consolas"/>
      <w:color w:val="06287e"/>
      <w:sz w:val="22"/>
    </w:rPr>
  </w:style>
  <w:style w:type="character" w:styleId="748" w:customStyle="1">
    <w:name w:val="VariableTok"/>
    <w:basedOn w:val="724"/>
    <w:pPr>
      <w:pBdr/>
      <w:spacing/>
      <w:ind/>
    </w:pPr>
    <w:rPr>
      <w:rFonts w:ascii="Consolas" w:hAnsi="Consolas"/>
      <w:color w:val="19177c"/>
      <w:sz w:val="22"/>
    </w:rPr>
  </w:style>
  <w:style w:type="character" w:styleId="749" w:customStyle="1">
    <w:name w:val="ControlFlowTok"/>
    <w:basedOn w:val="724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750" w:customStyle="1">
    <w:name w:val="OperatorTok"/>
    <w:basedOn w:val="724"/>
    <w:pPr>
      <w:pBdr/>
      <w:spacing/>
      <w:ind/>
    </w:pPr>
    <w:rPr>
      <w:rFonts w:ascii="Consolas" w:hAnsi="Consolas"/>
      <w:color w:val="666666"/>
      <w:sz w:val="22"/>
    </w:rPr>
  </w:style>
  <w:style w:type="character" w:styleId="751" w:customStyle="1">
    <w:name w:val="BuiltInTok"/>
    <w:basedOn w:val="724"/>
    <w:pPr>
      <w:pBdr/>
      <w:spacing/>
      <w:ind/>
    </w:pPr>
    <w:rPr>
      <w:rFonts w:ascii="Consolas" w:hAnsi="Consolas"/>
      <w:color w:val="008000"/>
      <w:sz w:val="22"/>
    </w:rPr>
  </w:style>
  <w:style w:type="character" w:styleId="752" w:customStyle="1">
    <w:name w:val="ExtensionTok"/>
    <w:basedOn w:val="724"/>
    <w:pPr>
      <w:pBdr/>
      <w:spacing/>
      <w:ind/>
    </w:pPr>
    <w:rPr>
      <w:rFonts w:ascii="Consolas" w:hAnsi="Consolas"/>
      <w:sz w:val="22"/>
    </w:rPr>
  </w:style>
  <w:style w:type="character" w:styleId="753" w:customStyle="1">
    <w:name w:val="PreprocessorTok"/>
    <w:basedOn w:val="724"/>
    <w:pPr>
      <w:pBdr/>
      <w:spacing/>
      <w:ind/>
    </w:pPr>
    <w:rPr>
      <w:rFonts w:ascii="Consolas" w:hAnsi="Consolas"/>
      <w:color w:val="bc7a00"/>
      <w:sz w:val="22"/>
    </w:rPr>
  </w:style>
  <w:style w:type="character" w:styleId="754" w:customStyle="1">
    <w:name w:val="AttributeTok"/>
    <w:basedOn w:val="724"/>
    <w:pPr>
      <w:pBdr/>
      <w:spacing/>
      <w:ind/>
    </w:pPr>
    <w:rPr>
      <w:rFonts w:ascii="Consolas" w:hAnsi="Consolas"/>
      <w:color w:val="7d9029"/>
      <w:sz w:val="22"/>
    </w:rPr>
  </w:style>
  <w:style w:type="character" w:styleId="755" w:customStyle="1">
    <w:name w:val="RegionMarkerTok"/>
    <w:basedOn w:val="724"/>
    <w:pPr>
      <w:pBdr/>
      <w:spacing/>
      <w:ind/>
    </w:pPr>
    <w:rPr>
      <w:rFonts w:ascii="Consolas" w:hAnsi="Consolas"/>
      <w:sz w:val="22"/>
    </w:rPr>
  </w:style>
  <w:style w:type="character" w:styleId="756" w:customStyle="1">
    <w:name w:val="InformationTok"/>
    <w:basedOn w:val="724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757" w:customStyle="1">
    <w:name w:val="WarningTok"/>
    <w:basedOn w:val="724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758" w:customStyle="1">
    <w:name w:val="AlertTok"/>
    <w:basedOn w:val="724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759" w:customStyle="1">
    <w:name w:val="ErrorTok"/>
    <w:basedOn w:val="724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760" w:customStyle="1">
    <w:name w:val="NormalTok"/>
    <w:basedOn w:val="724"/>
    <w:pPr>
      <w:pBdr/>
      <w:spacing/>
      <w:ind/>
    </w:pPr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settings" Target="settings.xml" Id="rId2" /><Relationship Type="http://schemas.openxmlformats.org/officeDocument/2006/relationships/webSettings" Target="webSettings.xml" Id="rId3" /><Relationship Type="http://schemas.openxmlformats.org/officeDocument/2006/relationships/fontTable" Target="fontTable.xml" Id="rId4" /><Relationship Type="http://schemas.openxmlformats.org/officeDocument/2006/relationships/theme" Target="theme/theme1.xml" Id="rId5" /><Relationship Type="http://schemas.openxmlformats.org/officeDocument/2006/relationships/numbering" Target="numbering.xml" Id="rId6" /><Relationship Type="http://schemas.openxmlformats.org/officeDocument/2006/relationships/footnotes" Target="footnotes.xml" Id="rId7" /><Relationship Type="http://schemas.openxmlformats.org/officeDocument/2006/relationships/endnotes" Target="endnotes.xml" Id="rId8" /><Relationship Type="http://schemas.openxmlformats.org/officeDocument/2006/relationships/customXml" Target="../customXml/item1.xml" Id="rId9" /><Relationship Type="http://schemas.openxmlformats.org/officeDocument/2006/relationships/customXml" Target="../customXml/item2.xml" Id="rId10" /><Relationship Type="http://schemas.openxmlformats.org/officeDocument/2006/relationships/customXml" Target="../customXml/item3.xml" Id="rId11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B2AD871E72F4188C84733341DE010" ma:contentTypeVersion="18" ma:contentTypeDescription="Create a new document." ma:contentTypeScope="" ma:versionID="139369cb3bbf7a617e2923f51445d50b">
  <xsd:schema xmlns:xsd="http://www.w3.org/2001/XMLSchema" xmlns:xs="http://www.w3.org/2001/XMLSchema" xmlns:p="http://schemas.microsoft.com/office/2006/metadata/properties" xmlns:ns3="1feb7217-ac39-4d3b-88b7-d1b5ce9a7e11" xmlns:ns4="56debb9b-9ad7-4f8a-8feb-07f4e1ed8a6d" targetNamespace="http://schemas.microsoft.com/office/2006/metadata/properties" ma:root="true" ma:fieldsID="500adb0209745fc812fa07d6216ef88a" ns3:_="" ns4:_="">
    <xsd:import namespace="1feb7217-ac39-4d3b-88b7-d1b5ce9a7e11"/>
    <xsd:import namespace="56debb9b-9ad7-4f8a-8feb-07f4e1ed8a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eb7217-ac39-4d3b-88b7-d1b5ce9a7e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debb9b-9ad7-4f8a-8feb-07f4e1ed8a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eb7217-ac39-4d3b-88b7-d1b5ce9a7e11" xsi:nil="true"/>
  </documentManagement>
</p:properties>
</file>

<file path=customXml/itemProps1.xml><?xml version="1.0" encoding="utf-8"?>
<ds:datastoreItem xmlns:ds="http://schemas.openxmlformats.org/officeDocument/2006/customXml" ds:itemID="{B8746B96-2419-4998-A16B-C78FBE965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eb7217-ac39-4d3b-88b7-d1b5ce9a7e11"/>
    <ds:schemaRef ds:uri="56debb9b-9ad7-4f8a-8feb-07f4e1ed8a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682C7D17-1F54-41AD-B414-18B6A09233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AF20CE-AEE5-4ADD-A8FF-84338E1F0738}">
  <ds:schemaRefs>
    <ds:schemaRef ds:uri="1feb7217-ac39-4d3b-88b7-d1b5ce9a7e11"/>
    <ds:schemaRef ds:uri="http://schemas.microsoft.com/office/2006/metadata/properties"/>
    <ds:schemaRef ds:uri="56debb9b-9ad7-4f8a-8feb-07f4e1ed8a6d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purl.org/dc/elements/1.1/"/>
    <ds:schemaRef ds:uri="http://schemas.openxmlformats.org/package/2006/metadata/core-properties"/>
    <ds:schemaRef ds:uri="http://purl.org/dc/terms/"/>
    <ds:schemaRef ds:uri="http://www.w3.org/2001/XMLSchema-instan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revision>2</revision>
  <dcterms:modified xsi:type="dcterms:W3CDTF">2026-06-02T23:01:49.2531811Z</dcterms:modified>
  <lastModifiedBy>Neri-Doroteo, Bryan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0x010100288B2AD871E72F4188C84733341DE010</vt:lpwstr>
  </property>
</Properties>
</file>