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BD232C4" w:rsidP="6BD232C4" w:rsidRDefault="6BD232C4" w14:paraId="04F8C3E8" w14:textId="1A71802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Pr="00431651" w:rsidR="00431651" w:rsidP="00431651" w:rsidRDefault="00431651" w14:paraId="60FCE72E" w14:textId="77777777">
      <w:r w:rsidRPr="00431651">
        <w:t xml:space="preserve">You are operating as a </w:t>
      </w:r>
      <w:r w:rsidRPr="00431651">
        <w:rPr>
          <w:b/>
          <w:bCs/>
        </w:rPr>
        <w:t>SOC Tier 2 analyst</w:t>
      </w:r>
      <w:r w:rsidRPr="00431651">
        <w:t xml:space="preserve"> responsible for investigating a </w:t>
      </w:r>
      <w:r w:rsidRPr="00431651">
        <w:rPr>
          <w:b/>
          <w:bCs/>
        </w:rPr>
        <w:t>suspected compromise</w:t>
      </w:r>
      <w:r w:rsidRPr="00431651">
        <w:t xml:space="preserve"> involving multiple security indicators observed within a </w:t>
      </w:r>
      <w:r w:rsidRPr="00431651">
        <w:rPr>
          <w:b/>
          <w:bCs/>
        </w:rPr>
        <w:t>3-hour window</w:t>
      </w:r>
      <w:r w:rsidRPr="00431651">
        <w:t>. The activity suggests post-compromise behavior that requires detailed analysis and documentation.</w:t>
      </w:r>
    </w:p>
    <w:p w:rsidRPr="00431651" w:rsidR="00431651" w:rsidP="00431651" w:rsidRDefault="00431651" w14:paraId="613DAA39" w14:textId="77777777">
      <w:r w:rsidR="00431651">
        <w:rPr/>
        <w:t xml:space="preserve">Your task is to </w:t>
      </w:r>
      <w:r w:rsidRPr="6BD232C4" w:rsidR="00431651">
        <w:rPr>
          <w:b w:val="1"/>
          <w:bCs w:val="1"/>
        </w:rPr>
        <w:t>reconstruct the timeline of events</w:t>
      </w:r>
      <w:r w:rsidR="00431651">
        <w:rPr/>
        <w:t xml:space="preserve">, correlate evidence from multiple data sources, and produce a </w:t>
      </w:r>
      <w:r w:rsidRPr="6BD232C4" w:rsidR="00431651">
        <w:rPr>
          <w:b w:val="1"/>
          <w:bCs w:val="1"/>
        </w:rPr>
        <w:t>clear, chronological summary</w:t>
      </w:r>
      <w:r w:rsidR="00431651">
        <w:rPr/>
        <w:t xml:space="preserve"> suitable for </w:t>
      </w:r>
      <w:r w:rsidRPr="6BD232C4" w:rsidR="00431651">
        <w:rPr>
          <w:b w:val="1"/>
          <w:bCs w:val="1"/>
        </w:rPr>
        <w:t>Incident Response (IR) handoff</w:t>
      </w:r>
      <w:r w:rsidR="00431651">
        <w:rPr/>
        <w:t xml:space="preserve"> and audit review.</w:t>
      </w:r>
    </w:p>
    <w:p w:rsidR="6BD232C4" w:rsidP="6BD232C4" w:rsidRDefault="6BD232C4" w14:paraId="075B3535" w14:textId="72F92A8F">
      <w:pPr>
        <w:rPr>
          <w:b w:val="1"/>
          <w:bCs w:val="1"/>
        </w:rPr>
      </w:pPr>
    </w:p>
    <w:p w:rsidR="6BD232C4" w:rsidP="6BD232C4" w:rsidRDefault="6BD232C4" w14:paraId="6D65FB75" w14:textId="7CF6856C">
      <w:pPr>
        <w:rPr>
          <w:b w:val="1"/>
          <w:bCs w:val="1"/>
        </w:rPr>
      </w:pPr>
    </w:p>
    <w:p w:rsidRPr="00431651" w:rsidR="00431651" w:rsidP="00431651" w:rsidRDefault="00431651" w14:paraId="61BD852D" w14:textId="77777777">
      <w:pPr>
        <w:rPr>
          <w:b/>
          <w:bCs/>
        </w:rPr>
      </w:pPr>
      <w:r w:rsidRPr="00431651">
        <w:rPr>
          <w:b/>
          <w:bCs/>
        </w:rPr>
        <w:t>Scenario Details</w:t>
      </w:r>
    </w:p>
    <w:p w:rsidRPr="00431651" w:rsidR="00431651" w:rsidP="00431651" w:rsidRDefault="00431651" w14:paraId="3EAB0822" w14:textId="77777777">
      <w:pPr>
        <w:rPr>
          <w:b/>
          <w:bCs/>
        </w:rPr>
      </w:pPr>
      <w:r w:rsidRPr="00431651">
        <w:rPr>
          <w:b/>
          <w:bCs/>
        </w:rPr>
        <w:t>Observed Indicators (Within a 3-Hour Window)</w:t>
      </w:r>
    </w:p>
    <w:p w:rsidRPr="00431651" w:rsidR="00431651" w:rsidP="00431651" w:rsidRDefault="00431651" w14:paraId="4263D2B3" w14:textId="77777777">
      <w:pPr>
        <w:numPr>
          <w:ilvl w:val="0"/>
          <w:numId w:val="1"/>
        </w:numPr>
      </w:pPr>
      <w:r w:rsidRPr="00431651">
        <w:t>Suspicious login activity</w:t>
      </w:r>
    </w:p>
    <w:p w:rsidRPr="00431651" w:rsidR="00431651" w:rsidP="00431651" w:rsidRDefault="00431651" w14:paraId="0A96E869" w14:textId="77777777">
      <w:pPr>
        <w:numPr>
          <w:ilvl w:val="0"/>
          <w:numId w:val="1"/>
        </w:numPr>
      </w:pPr>
      <w:r w:rsidRPr="00431651">
        <w:t>Script execution on the endpoint</w:t>
      </w:r>
    </w:p>
    <w:p w:rsidRPr="00431651" w:rsidR="00431651" w:rsidP="00431651" w:rsidRDefault="00431651" w14:paraId="5A5EAD47" w14:textId="77777777">
      <w:pPr>
        <w:numPr>
          <w:ilvl w:val="0"/>
          <w:numId w:val="1"/>
        </w:numPr>
      </w:pPr>
      <w:r w:rsidRPr="00431651">
        <w:t>Outbound network traffic to an external destination</w:t>
      </w:r>
    </w:p>
    <w:p w:rsidRPr="00431651" w:rsidR="00431651" w:rsidP="00431651" w:rsidRDefault="00431651" w14:paraId="7D2A7247" w14:textId="77777777">
      <w:pPr>
        <w:numPr>
          <w:ilvl w:val="0"/>
          <w:numId w:val="1"/>
        </w:numPr>
      </w:pPr>
      <w:r w:rsidRPr="00431651">
        <w:t>Antivirus disablement</w:t>
      </w:r>
    </w:p>
    <w:p w:rsidRPr="00431651" w:rsidR="00431651" w:rsidP="00431651" w:rsidRDefault="00431651" w14:paraId="606F06CD" w14:textId="77777777">
      <w:r w:rsidRPr="00431651">
        <w:t>These indicators may represent a progression from initial access to post-exploitation activity.</w:t>
      </w:r>
    </w:p>
    <w:p w:rsidRPr="00431651" w:rsidR="00431651" w:rsidP="00431651" w:rsidRDefault="00431651" w14:paraId="1E64CDCD" w14:textId="77777777">
      <w:r w:rsidRPr="00431651">
        <w:pict w14:anchorId="1036A8DF">
          <v:rect id="_x0000_i1087" style="width:0;height:1.5pt" o:hr="t" o:hrstd="t" o:hralign="center" fillcolor="#a0a0a0" stroked="f"/>
        </w:pict>
      </w:r>
    </w:p>
    <w:p w:rsidRPr="00431651" w:rsidR="00431651" w:rsidP="00431651" w:rsidRDefault="00431651" w14:paraId="1C37F775" w14:textId="77777777">
      <w:pPr>
        <w:rPr>
          <w:b/>
          <w:bCs/>
        </w:rPr>
      </w:pPr>
      <w:r w:rsidRPr="00431651">
        <w:rPr>
          <w:b/>
          <w:bCs/>
        </w:rPr>
        <w:t>Assignment Objectives</w:t>
      </w:r>
    </w:p>
    <w:p w:rsidRPr="00431651" w:rsidR="00431651" w:rsidP="00431651" w:rsidRDefault="00431651" w14:paraId="2A1D1002" w14:textId="77777777">
      <w:r w:rsidRPr="00431651">
        <w:t xml:space="preserve">As a </w:t>
      </w:r>
      <w:r w:rsidRPr="00431651">
        <w:rPr>
          <w:b/>
          <w:bCs/>
        </w:rPr>
        <w:t>Tier 2 analyst</w:t>
      </w:r>
      <w:r w:rsidRPr="00431651">
        <w:t>, you are expected to:</w:t>
      </w:r>
    </w:p>
    <w:p w:rsidRPr="00431651" w:rsidR="00431651" w:rsidP="00431651" w:rsidRDefault="00431651" w14:paraId="37FBE1A9" w14:textId="77777777">
      <w:pPr>
        <w:numPr>
          <w:ilvl w:val="0"/>
          <w:numId w:val="2"/>
        </w:numPr>
      </w:pPr>
      <w:r w:rsidRPr="00431651">
        <w:t>Correlate events across multiple security data sources</w:t>
      </w:r>
    </w:p>
    <w:p w:rsidRPr="00431651" w:rsidR="00431651" w:rsidP="00431651" w:rsidRDefault="00431651" w14:paraId="550CEE6E" w14:textId="77777777">
      <w:pPr>
        <w:numPr>
          <w:ilvl w:val="0"/>
          <w:numId w:val="2"/>
        </w:numPr>
      </w:pPr>
      <w:r w:rsidRPr="00431651">
        <w:t>Reconstruct attacker behavior over time</w:t>
      </w:r>
    </w:p>
    <w:p w:rsidRPr="00431651" w:rsidR="00431651" w:rsidP="00431651" w:rsidRDefault="00431651" w14:paraId="6C23CA39" w14:textId="77777777">
      <w:pPr>
        <w:numPr>
          <w:ilvl w:val="0"/>
          <w:numId w:val="2"/>
        </w:numPr>
      </w:pPr>
      <w:r w:rsidRPr="00431651">
        <w:t>Identify key stages of a suspected compromise</w:t>
      </w:r>
    </w:p>
    <w:p w:rsidRPr="00431651" w:rsidR="00431651" w:rsidP="00431651" w:rsidRDefault="00431651" w14:paraId="3411EBDD" w14:textId="77777777">
      <w:pPr>
        <w:numPr>
          <w:ilvl w:val="0"/>
          <w:numId w:val="2"/>
        </w:numPr>
      </w:pPr>
      <w:r w:rsidRPr="00431651">
        <w:t>Produce documentation suitable for IR escalation or containment planning</w:t>
      </w:r>
    </w:p>
    <w:p w:rsidRPr="00431651" w:rsidR="00431651" w:rsidP="00431651" w:rsidRDefault="00431651" w14:paraId="2E923A34" w14:textId="77777777">
      <w:r w:rsidRPr="00431651">
        <w:lastRenderedPageBreak/>
        <w:pict w14:anchorId="1BF92764">
          <v:rect id="_x0000_i1088" style="width:0;height:1.5pt" o:hr="t" o:hrstd="t" o:hralign="center" fillcolor="#a0a0a0" stroked="f"/>
        </w:pict>
      </w:r>
    </w:p>
    <w:p w:rsidR="6BD232C4" w:rsidRDefault="6BD232C4" w14:paraId="40271643" w14:textId="291E5293"/>
    <w:p w:rsidRPr="00431651" w:rsidR="00431651" w:rsidP="00431651" w:rsidRDefault="00431651" w14:paraId="4BC1EB34" w14:textId="77777777">
      <w:r w:rsidRPr="00431651">
        <w:pict w14:anchorId="4068D988">
          <v:rect id="_x0000_i1089" style="width:0;height:1.5pt" o:hr="t" o:hrstd="t" o:hralign="center" fillcolor="#a0a0a0" stroked="f"/>
        </w:pict>
      </w:r>
    </w:p>
    <w:p w:rsidRPr="00431651" w:rsidR="00431651" w:rsidP="00431651" w:rsidRDefault="00431651" w14:paraId="696900F5" w14:textId="77777777">
      <w:pPr>
        <w:rPr>
          <w:b/>
          <w:bCs/>
        </w:rPr>
      </w:pPr>
      <w:r w:rsidRPr="00431651">
        <w:rPr>
          <w:b/>
          <w:bCs/>
        </w:rPr>
        <w:t>Section 1: Data Sources Used for Timeline Construction (5 pts)</w:t>
      </w:r>
    </w:p>
    <w:p w:rsidRPr="00431651" w:rsidR="00431651" w:rsidP="00431651" w:rsidRDefault="00431651" w14:paraId="7C569363" w14:textId="77777777">
      <w:r w:rsidRPr="00431651">
        <w:rPr>
          <w:b/>
          <w:bCs/>
        </w:rPr>
        <w:t>Rubric Category: Validation &amp; Tools</w:t>
      </w:r>
    </w:p>
    <w:p w:rsidRPr="00431651" w:rsidR="00431651" w:rsidP="00431651" w:rsidRDefault="00431651" w14:paraId="20613BBF" w14:textId="77777777">
      <w:r w:rsidRPr="00431651">
        <w:t>Identify and justify the data sources used to build the timeline.</w:t>
      </w:r>
    </w:p>
    <w:p w:rsidRPr="00431651" w:rsidR="00431651" w:rsidP="00431651" w:rsidRDefault="00431651" w14:paraId="4D3DCEC0" w14:textId="77777777">
      <w:r w:rsidRPr="00431651">
        <w:t>Your response should:</w:t>
      </w:r>
    </w:p>
    <w:p w:rsidRPr="00431651" w:rsidR="00431651" w:rsidP="00431651" w:rsidRDefault="00431651" w14:paraId="573176B6" w14:textId="77777777">
      <w:pPr>
        <w:numPr>
          <w:ilvl w:val="0"/>
          <w:numId w:val="3"/>
        </w:numPr>
      </w:pPr>
      <w:r w:rsidRPr="00431651">
        <w:t>List relevant sources, such as:</w:t>
      </w:r>
    </w:p>
    <w:p w:rsidRPr="00431651" w:rsidR="00431651" w:rsidP="00431651" w:rsidRDefault="00431651" w14:paraId="1FA41197" w14:textId="77777777">
      <w:pPr>
        <w:numPr>
          <w:ilvl w:val="1"/>
          <w:numId w:val="3"/>
        </w:numPr>
      </w:pPr>
      <w:r w:rsidRPr="00431651">
        <w:t>EDR or endpoint telemetry</w:t>
      </w:r>
    </w:p>
    <w:p w:rsidRPr="00431651" w:rsidR="00431651" w:rsidP="00431651" w:rsidRDefault="00431651" w14:paraId="74438FCA" w14:textId="77777777">
      <w:pPr>
        <w:numPr>
          <w:ilvl w:val="1"/>
          <w:numId w:val="3"/>
        </w:numPr>
      </w:pPr>
      <w:r w:rsidRPr="00431651">
        <w:t>Authentication or identity logs</w:t>
      </w:r>
    </w:p>
    <w:p w:rsidRPr="00431651" w:rsidR="00431651" w:rsidP="00431651" w:rsidRDefault="00431651" w14:paraId="5EF03297" w14:textId="77777777">
      <w:pPr>
        <w:numPr>
          <w:ilvl w:val="1"/>
          <w:numId w:val="3"/>
        </w:numPr>
      </w:pPr>
      <w:r w:rsidRPr="00431651">
        <w:t>Network, proxy, or firewall logs</w:t>
      </w:r>
    </w:p>
    <w:p w:rsidRPr="00431651" w:rsidR="00431651" w:rsidP="00431651" w:rsidRDefault="00431651" w14:paraId="3FD1AE96" w14:textId="77777777">
      <w:pPr>
        <w:numPr>
          <w:ilvl w:val="1"/>
          <w:numId w:val="3"/>
        </w:numPr>
      </w:pPr>
      <w:r w:rsidRPr="00431651">
        <w:t>Antivirus or security agent logs</w:t>
      </w:r>
    </w:p>
    <w:p w:rsidRPr="00431651" w:rsidR="00431651" w:rsidP="00431651" w:rsidRDefault="00431651" w14:paraId="6A238143" w14:textId="77777777">
      <w:pPr>
        <w:numPr>
          <w:ilvl w:val="0"/>
          <w:numId w:val="3"/>
        </w:numPr>
      </w:pPr>
      <w:r w:rsidRPr="00431651">
        <w:t>Explain what each source contributes to the investigation</w:t>
      </w:r>
    </w:p>
    <w:p w:rsidRPr="00431651" w:rsidR="00431651" w:rsidP="00431651" w:rsidRDefault="00431651" w14:paraId="6F22E032" w14:textId="77777777">
      <w:r w:rsidRPr="00431651">
        <w:pict w14:anchorId="116E04B6">
          <v:rect id="_x0000_i1090" style="width:0;height:1.5pt" o:hr="t" o:hrstd="t" o:hralign="center" fillcolor="#a0a0a0" stroked="f"/>
        </w:pict>
      </w:r>
    </w:p>
    <w:p w:rsidRPr="00431651" w:rsidR="00431651" w:rsidP="00431651" w:rsidRDefault="00431651" w14:paraId="27FFDDD8" w14:textId="77777777">
      <w:pPr>
        <w:rPr>
          <w:b/>
          <w:bCs/>
        </w:rPr>
      </w:pPr>
      <w:r w:rsidRPr="00431651">
        <w:rPr>
          <w:b/>
          <w:bCs/>
        </w:rPr>
        <w:t>Section 2: Chronological Event Timeline (5 pts)</w:t>
      </w:r>
    </w:p>
    <w:p w:rsidRPr="00431651" w:rsidR="00431651" w:rsidP="00431651" w:rsidRDefault="00431651" w14:paraId="1DEE6EBA" w14:textId="77777777">
      <w:r w:rsidRPr="00431651">
        <w:rPr>
          <w:b/>
          <w:bCs/>
        </w:rPr>
        <w:t>Rubric Category: Identification &amp; Summary</w:t>
      </w:r>
    </w:p>
    <w:p w:rsidRPr="00431651" w:rsidR="00431651" w:rsidP="00431651" w:rsidRDefault="00431651" w14:paraId="5F1AA571" w14:textId="77777777">
      <w:r w:rsidRPr="00431651">
        <w:t>Reconstruct the sequence of events.</w:t>
      </w:r>
    </w:p>
    <w:p w:rsidRPr="00431651" w:rsidR="00431651" w:rsidP="00431651" w:rsidRDefault="00431651" w14:paraId="1C49D205" w14:textId="77777777">
      <w:r w:rsidRPr="00431651">
        <w:t>Your response should:</w:t>
      </w:r>
    </w:p>
    <w:p w:rsidRPr="00431651" w:rsidR="00431651" w:rsidP="00431651" w:rsidRDefault="00431651" w14:paraId="570AC7DB" w14:textId="77777777">
      <w:pPr>
        <w:numPr>
          <w:ilvl w:val="0"/>
          <w:numId w:val="4"/>
        </w:numPr>
      </w:pPr>
      <w:r w:rsidRPr="00431651">
        <w:t xml:space="preserve">Present a </w:t>
      </w:r>
      <w:r w:rsidRPr="00431651">
        <w:rPr>
          <w:b/>
          <w:bCs/>
        </w:rPr>
        <w:t>chronological list or table</w:t>
      </w:r>
      <w:r w:rsidRPr="00431651">
        <w:t xml:space="preserve"> of events</w:t>
      </w:r>
    </w:p>
    <w:p w:rsidRPr="00431651" w:rsidR="00431651" w:rsidP="00431651" w:rsidRDefault="00431651" w14:paraId="53A205AF" w14:textId="77777777">
      <w:pPr>
        <w:numPr>
          <w:ilvl w:val="0"/>
          <w:numId w:val="4"/>
        </w:numPr>
      </w:pPr>
      <w:r w:rsidRPr="00431651">
        <w:t>Include for each event:</w:t>
      </w:r>
    </w:p>
    <w:p w:rsidRPr="00431651" w:rsidR="00431651" w:rsidP="00431651" w:rsidRDefault="00431651" w14:paraId="09C0DE59" w14:textId="77777777">
      <w:pPr>
        <w:numPr>
          <w:ilvl w:val="1"/>
          <w:numId w:val="4"/>
        </w:numPr>
      </w:pPr>
      <w:r w:rsidRPr="00431651">
        <w:t>Timestamp</w:t>
      </w:r>
    </w:p>
    <w:p w:rsidRPr="00431651" w:rsidR="00431651" w:rsidP="00431651" w:rsidRDefault="00431651" w14:paraId="471EB2A8" w14:textId="77777777">
      <w:pPr>
        <w:numPr>
          <w:ilvl w:val="1"/>
          <w:numId w:val="4"/>
        </w:numPr>
      </w:pPr>
      <w:r w:rsidRPr="00431651">
        <w:t>Event description</w:t>
      </w:r>
    </w:p>
    <w:p w:rsidRPr="00431651" w:rsidR="00431651" w:rsidP="00431651" w:rsidRDefault="00431651" w14:paraId="7FB8A4F4" w14:textId="77777777">
      <w:pPr>
        <w:numPr>
          <w:ilvl w:val="1"/>
          <w:numId w:val="4"/>
        </w:numPr>
      </w:pPr>
      <w:r w:rsidRPr="00431651">
        <w:t>Data source</w:t>
      </w:r>
    </w:p>
    <w:p w:rsidRPr="00431651" w:rsidR="00431651" w:rsidP="00431651" w:rsidRDefault="00431651" w14:paraId="699D213F" w14:textId="77777777">
      <w:pPr>
        <w:numPr>
          <w:ilvl w:val="0"/>
          <w:numId w:val="4"/>
        </w:numPr>
      </w:pPr>
      <w:r w:rsidRPr="00431651">
        <w:t>Clearly show progression from initial access through later-stage activity</w:t>
      </w:r>
    </w:p>
    <w:p w:rsidRPr="00431651" w:rsidR="00431651" w:rsidP="00431651" w:rsidRDefault="00431651" w14:paraId="4C114A6C" w14:textId="77777777">
      <w:r w:rsidRPr="00431651">
        <w:pict w14:anchorId="44B7667A">
          <v:rect id="_x0000_i1091" style="width:0;height:1.5pt" o:hr="t" o:hrstd="t" o:hralign="center" fillcolor="#a0a0a0" stroked="f"/>
        </w:pict>
      </w:r>
    </w:p>
    <w:p w:rsidRPr="00431651" w:rsidR="00431651" w:rsidP="00431651" w:rsidRDefault="00431651" w14:paraId="4E60F796" w14:textId="77777777">
      <w:pPr>
        <w:rPr>
          <w:b/>
          <w:bCs/>
        </w:rPr>
      </w:pPr>
      <w:r w:rsidRPr="00431651">
        <w:rPr>
          <w:b/>
          <w:bCs/>
        </w:rPr>
        <w:t>Section 3: Timeline Organization &amp; Presentation (5 pts)</w:t>
      </w:r>
    </w:p>
    <w:p w:rsidRPr="00431651" w:rsidR="00431651" w:rsidP="00431651" w:rsidRDefault="00431651" w14:paraId="790713F9" w14:textId="77777777">
      <w:r w:rsidRPr="00431651">
        <w:rPr>
          <w:b/>
          <w:bCs/>
        </w:rPr>
        <w:lastRenderedPageBreak/>
        <w:t>Rubric Category: Professionalism &amp; Formatting</w:t>
      </w:r>
    </w:p>
    <w:p w:rsidRPr="00431651" w:rsidR="00431651" w:rsidP="00431651" w:rsidRDefault="00431651" w14:paraId="1F963989" w14:textId="77777777">
      <w:r w:rsidRPr="00431651">
        <w:t>Explain how the timeline is structured for clarity.</w:t>
      </w:r>
    </w:p>
    <w:p w:rsidRPr="00431651" w:rsidR="00431651" w:rsidP="00431651" w:rsidRDefault="00431651" w14:paraId="6129FCD5" w14:textId="77777777">
      <w:r w:rsidRPr="00431651">
        <w:t>Your response should:</w:t>
      </w:r>
    </w:p>
    <w:p w:rsidRPr="00431651" w:rsidR="00431651" w:rsidP="00431651" w:rsidRDefault="00431651" w14:paraId="22D55CD5" w14:textId="77777777">
      <w:pPr>
        <w:numPr>
          <w:ilvl w:val="0"/>
          <w:numId w:val="5"/>
        </w:numPr>
      </w:pPr>
      <w:r w:rsidRPr="00431651">
        <w:t>Justify your use of tables or bullet points</w:t>
      </w:r>
    </w:p>
    <w:p w:rsidRPr="00431651" w:rsidR="00431651" w:rsidP="00431651" w:rsidRDefault="00431651" w14:paraId="6E572EF8" w14:textId="77777777">
      <w:pPr>
        <w:numPr>
          <w:ilvl w:val="0"/>
          <w:numId w:val="5"/>
        </w:numPr>
      </w:pPr>
      <w:r w:rsidRPr="00431651">
        <w:t>Maintain consistent timestamps and descriptions</w:t>
      </w:r>
    </w:p>
    <w:p w:rsidRPr="00431651" w:rsidR="00431651" w:rsidP="00431651" w:rsidRDefault="00431651" w14:paraId="21B1C6E6" w14:textId="77777777">
      <w:pPr>
        <w:numPr>
          <w:ilvl w:val="0"/>
          <w:numId w:val="5"/>
        </w:numPr>
      </w:pPr>
      <w:r w:rsidRPr="00431651">
        <w:t>Ensure the timeline can be quickly understood by IR teams</w:t>
      </w:r>
    </w:p>
    <w:p w:rsidRPr="00431651" w:rsidR="00431651" w:rsidP="00431651" w:rsidRDefault="00431651" w14:paraId="3C282120" w14:textId="77777777">
      <w:r w:rsidRPr="00431651">
        <w:pict w14:anchorId="4AE31E2D">
          <v:rect id="_x0000_i1092" style="width:0;height:1.5pt" o:hr="t" o:hrstd="t" o:hralign="center" fillcolor="#a0a0a0" stroked="f"/>
        </w:pict>
      </w:r>
    </w:p>
    <w:p w:rsidRPr="00431651" w:rsidR="00431651" w:rsidP="00431651" w:rsidRDefault="00431651" w14:paraId="6A8B8B9C" w14:textId="77777777">
      <w:pPr>
        <w:rPr>
          <w:b/>
          <w:bCs/>
        </w:rPr>
      </w:pPr>
      <w:r w:rsidRPr="00431651">
        <w:rPr>
          <w:b/>
          <w:bCs/>
        </w:rPr>
        <w:t>Section 4: Compromise Progression Summary (5 pts)</w:t>
      </w:r>
    </w:p>
    <w:p w:rsidRPr="00431651" w:rsidR="00431651" w:rsidP="00431651" w:rsidRDefault="00431651" w14:paraId="0677C85A" w14:textId="77777777">
      <w:r w:rsidRPr="00431651">
        <w:rPr>
          <w:b/>
          <w:bCs/>
        </w:rPr>
        <w:t>Rubric Category: Identification &amp; Summary</w:t>
      </w:r>
    </w:p>
    <w:p w:rsidRPr="00431651" w:rsidR="00431651" w:rsidP="00431651" w:rsidRDefault="00431651" w14:paraId="3C4DCEA8" w14:textId="77777777">
      <w:r w:rsidRPr="00431651">
        <w:t>Analyze what the timeline reveals.</w:t>
      </w:r>
    </w:p>
    <w:p w:rsidRPr="00431651" w:rsidR="00431651" w:rsidP="00431651" w:rsidRDefault="00431651" w14:paraId="0FFDD215" w14:textId="77777777">
      <w:r w:rsidRPr="00431651">
        <w:t>Your response should:</w:t>
      </w:r>
    </w:p>
    <w:p w:rsidRPr="00431651" w:rsidR="00431651" w:rsidP="00431651" w:rsidRDefault="00431651" w14:paraId="17713B4F" w14:textId="77777777">
      <w:pPr>
        <w:numPr>
          <w:ilvl w:val="0"/>
          <w:numId w:val="6"/>
        </w:numPr>
      </w:pPr>
      <w:r w:rsidRPr="00431651">
        <w:t>Describe how the compromise likely progressed</w:t>
      </w:r>
    </w:p>
    <w:p w:rsidRPr="00431651" w:rsidR="00431651" w:rsidP="00431651" w:rsidRDefault="00431651" w14:paraId="6DFD0AB5" w14:textId="77777777">
      <w:pPr>
        <w:numPr>
          <w:ilvl w:val="0"/>
          <w:numId w:val="6"/>
        </w:numPr>
      </w:pPr>
      <w:r w:rsidRPr="00431651">
        <w:t>Connect events logically (login → execution → outbound traffic → AV disablement)</w:t>
      </w:r>
    </w:p>
    <w:p w:rsidRPr="00431651" w:rsidR="00431651" w:rsidP="00431651" w:rsidRDefault="00431651" w14:paraId="1F90A6C2" w14:textId="77777777">
      <w:pPr>
        <w:numPr>
          <w:ilvl w:val="0"/>
          <w:numId w:val="6"/>
        </w:numPr>
      </w:pPr>
      <w:r w:rsidRPr="00431651">
        <w:t>Avoid unsupported speculation</w:t>
      </w:r>
    </w:p>
    <w:p w:rsidRPr="00431651" w:rsidR="00431651" w:rsidP="00431651" w:rsidRDefault="00431651" w14:paraId="0B5A34A0" w14:textId="77777777">
      <w:r w:rsidRPr="00431651">
        <w:pict w14:anchorId="0609859C">
          <v:rect id="_x0000_i1093" style="width:0;height:1.5pt" o:hr="t" o:hrstd="t" o:hralign="center" fillcolor="#a0a0a0" stroked="f"/>
        </w:pict>
      </w:r>
    </w:p>
    <w:p w:rsidRPr="00431651" w:rsidR="00431651" w:rsidP="00431651" w:rsidRDefault="00431651" w14:paraId="1EA190EE" w14:textId="77777777">
      <w:pPr>
        <w:rPr>
          <w:b/>
          <w:bCs/>
        </w:rPr>
      </w:pPr>
      <w:r w:rsidRPr="00431651">
        <w:rPr>
          <w:b/>
          <w:bCs/>
        </w:rPr>
        <w:t>Section 5: IR Notes &amp; Containment Considerations (5 pts)</w:t>
      </w:r>
    </w:p>
    <w:p w:rsidRPr="00431651" w:rsidR="00431651" w:rsidP="00431651" w:rsidRDefault="00431651" w14:paraId="3741B3C8" w14:textId="77777777">
      <w:r w:rsidRPr="00431651">
        <w:rPr>
          <w:b/>
          <w:bCs/>
        </w:rPr>
        <w:t>Rubric Category: Escalation &amp; Containment + Risk &amp; Impact</w:t>
      </w:r>
    </w:p>
    <w:p w:rsidRPr="00431651" w:rsidR="00431651" w:rsidP="00431651" w:rsidRDefault="00431651" w14:paraId="6E9AD7C5" w14:textId="77777777">
      <w:r w:rsidRPr="00431651">
        <w:t>Provide guidance for next steps.</w:t>
      </w:r>
    </w:p>
    <w:p w:rsidRPr="00431651" w:rsidR="00431651" w:rsidP="00431651" w:rsidRDefault="00431651" w14:paraId="455491C8" w14:textId="77777777">
      <w:r w:rsidRPr="00431651">
        <w:t>Your response should:</w:t>
      </w:r>
    </w:p>
    <w:p w:rsidRPr="00431651" w:rsidR="00431651" w:rsidP="00431651" w:rsidRDefault="00431651" w14:paraId="5869912D" w14:textId="77777777">
      <w:pPr>
        <w:numPr>
          <w:ilvl w:val="0"/>
          <w:numId w:val="7"/>
        </w:numPr>
      </w:pPr>
      <w:r w:rsidRPr="00431651">
        <w:t>Include IR handoff notes highlighting:</w:t>
      </w:r>
    </w:p>
    <w:p w:rsidRPr="00431651" w:rsidR="00431651" w:rsidP="00431651" w:rsidRDefault="00431651" w14:paraId="64F35E49" w14:textId="77777777">
      <w:pPr>
        <w:numPr>
          <w:ilvl w:val="1"/>
          <w:numId w:val="7"/>
        </w:numPr>
      </w:pPr>
      <w:r w:rsidRPr="00431651">
        <w:t>Key timestamps</w:t>
      </w:r>
    </w:p>
    <w:p w:rsidRPr="00431651" w:rsidR="00431651" w:rsidP="00431651" w:rsidRDefault="00431651" w14:paraId="677508C8" w14:textId="77777777">
      <w:pPr>
        <w:numPr>
          <w:ilvl w:val="1"/>
          <w:numId w:val="7"/>
        </w:numPr>
      </w:pPr>
      <w:r w:rsidRPr="00431651">
        <w:t>Impacted assets or accounts</w:t>
      </w:r>
    </w:p>
    <w:p w:rsidRPr="00431651" w:rsidR="00431651" w:rsidP="00431651" w:rsidRDefault="00431651" w14:paraId="0FDEE0F0" w14:textId="77777777">
      <w:pPr>
        <w:numPr>
          <w:ilvl w:val="0"/>
          <w:numId w:val="7"/>
        </w:numPr>
      </w:pPr>
      <w:r w:rsidRPr="00431651">
        <w:t>Recommend containment considerations based on findings</w:t>
      </w:r>
    </w:p>
    <w:p w:rsidRPr="00431651" w:rsidR="00431651" w:rsidP="00431651" w:rsidRDefault="00431651" w14:paraId="74680976" w14:textId="77777777">
      <w:pPr>
        <w:numPr>
          <w:ilvl w:val="0"/>
          <w:numId w:val="7"/>
        </w:numPr>
      </w:pPr>
      <w:r w:rsidRPr="00431651">
        <w:t>Maintain professional, audit-ready documentation standards</w:t>
      </w:r>
    </w:p>
    <w:p w:rsidRPr="00431651" w:rsidR="00431651" w:rsidP="00431651" w:rsidRDefault="00431651" w14:paraId="563FEF7F" w14:textId="77777777">
      <w:r w:rsidRPr="00431651">
        <w:pict w14:anchorId="36575C4F">
          <v:rect id="_x0000_i1094" style="width:0;height:1.5pt" o:hr="t" o:hrstd="t" o:hralign="center" fillcolor="#a0a0a0" stroked="f"/>
        </w:pict>
      </w:r>
    </w:p>
    <w:p w:rsidR="258134D9" w:rsidRDefault="258134D9" w14:paraId="0E4700FE" w14:textId="1EAE91A4">
      <w:pPr/>
    </w:p>
    <w:p w:rsidR="6BD232C4" w:rsidRDefault="6BD232C4" w14:paraId="2F47B436" w14:textId="73C0B997"/>
    <w:p w:rsidR="258134D9" w:rsidRDefault="258134D9" w14:paraId="18B0352F" w14:textId="30EBE729">
      <w:pPr/>
    </w:p>
    <w:p w:rsidR="258134D9" w:rsidRDefault="258134D9" w14:paraId="1A57A55D" w14:textId="4F4A8DFC">
      <w:pPr/>
    </w:p>
    <w:p w:rsidR="552D0225" w:rsidP="6BD232C4" w:rsidRDefault="552D0225" w14:paraId="09330797" w14:textId="1F8EADB2">
      <w:pPr>
        <w:pStyle w:val="ListParagraph"/>
        <w:numPr>
          <w:ilvl w:val="0"/>
          <w:numId w:val="9"/>
        </w:numPr>
        <w:rPr/>
        <w:pPrChange w:author="Neri-Doroteo, Bryan" w:date="2026-04-16T01:28:57.111Z">
          <w:pPr/>
        </w:pPrChange>
      </w:pPr>
      <w:r w:rsidR="552D0225">
        <w:rPr/>
        <w:t>Data Sour</w:t>
      </w:r>
      <w:r w:rsidR="552D0225">
        <w:rPr/>
        <w:t>ces Used for Timeline Construction</w:t>
      </w:r>
    </w:p>
    <w:p w:rsidR="6A87768F" w:rsidP="258134D9" w:rsidRDefault="6A87768F" w14:paraId="540B5047" w14:textId="4EC469B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A87768F">
        <w:rPr/>
        <w:t xml:space="preserve">Our authentication logs detected an </w:t>
      </w:r>
      <w:r w:rsidR="0844876A">
        <w:rPr/>
        <w:t>out-</w:t>
      </w:r>
      <w:r w:rsidRPr="6BD232C4" w:rsidR="0844876A">
        <w:rPr>
          <w:rFonts w:ascii="Aptos" w:hAnsi="Aptos" w:eastAsia="Aptos" w:cs="Aptos"/>
          <w:noProof w:val="0"/>
          <w:sz w:val="24"/>
          <w:szCs w:val="24"/>
          <w:lang w:val="en-US"/>
        </w:rPr>
        <w:t>of-work-hour</w:t>
      </w:r>
      <w:r w:rsidR="6A87768F">
        <w:rPr/>
        <w:t xml:space="preserve"> login </w:t>
      </w:r>
      <w:r w:rsidR="6A87768F">
        <w:rPr/>
        <w:t xml:space="preserve">by the user </w:t>
      </w:r>
      <w:r w:rsidR="6A87768F">
        <w:rPr/>
        <w:t>gboby</w:t>
      </w:r>
      <w:r w:rsidR="6A87768F">
        <w:rPr/>
        <w:t xml:space="preserve"> </w:t>
      </w:r>
      <w:r w:rsidR="6ABBFB0E">
        <w:rPr/>
        <w:t>on their workstation.</w:t>
      </w:r>
      <w:r w:rsidR="4CEE7206">
        <w:rPr/>
        <w:t xml:space="preserve"> </w:t>
      </w:r>
      <w:r w:rsidR="6ABBFB0E">
        <w:rPr/>
        <w:t>The EDR logs also show</w:t>
      </w:r>
      <w:r w:rsidR="34E3931F">
        <w:rPr/>
        <w:t>ed</w:t>
      </w:r>
      <w:r w:rsidR="6ABBFB0E">
        <w:rPr/>
        <w:t xml:space="preserve"> that </w:t>
      </w:r>
      <w:r w:rsidR="2084B0D3">
        <w:rPr/>
        <w:t>the user was d</w:t>
      </w:r>
      <w:r w:rsidR="2084B0D3">
        <w:rPr/>
        <w:t>ownloading files from a mal</w:t>
      </w:r>
      <w:r w:rsidR="2B357D03">
        <w:rPr/>
        <w:t>icious website called</w:t>
      </w:r>
      <w:r w:rsidRPr="6BD232C4" w:rsidR="720887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fldChar w:fldCharType="begin"/>
      </w:r>
      <w:ins w:author="Neri-Doroteo, Bryan" w:date="2026-04-16T02:29:21.625Z" w16du:dateUtc="2026-04-16T02:29:21.625Z" w:id="222628568">
        <w:r>
          <w:instrText xml:space="preserve">HYPERLINK "https://www.freedos243.com" </w:instrText>
        </w:r>
      </w:ins>
      <w:r>
        <w:fldChar w:fldCharType="separate"/>
      </w:r>
      <w:r w:rsidRPr="6BD232C4" w:rsidR="7208875C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www.freedos</w:t>
      </w:r>
      <w:r w:rsidRPr="6BD232C4" w:rsidR="0D4949B0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6BD232C4" w:rsidR="08A53C32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43</w:t>
      </w:r>
      <w:r w:rsidRPr="6BD232C4" w:rsidR="7208875C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.com</w:t>
      </w:r>
      <w:r>
        <w:fldChar w:fldCharType="end"/>
      </w:r>
      <w:r w:rsidRPr="6BD232C4" w:rsidR="720887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BD232C4" w:rsidR="078C0F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="2B357D03">
        <w:rPr/>
        <w:t xml:space="preserve">efore the user </w:t>
      </w:r>
      <w:r w:rsidRPr="6BD232C4" w:rsidR="5B0779DC">
        <w:rPr>
          <w:rFonts w:ascii="Aptos" w:hAnsi="Aptos" w:eastAsia="Aptos" w:cs="Aptos"/>
          <w:noProof w:val="0"/>
          <w:sz w:val="24"/>
          <w:szCs w:val="24"/>
          <w:lang w:val="en-US"/>
        </w:rPr>
        <w:t>starts</w:t>
      </w:r>
      <w:r w:rsidR="2B357D03">
        <w:rPr/>
        <w:t xml:space="preserve"> downloading </w:t>
      </w:r>
      <w:r w:rsidR="5893F7E9">
        <w:rPr/>
        <w:t xml:space="preserve">the </w:t>
      </w:r>
      <w:r w:rsidRPr="6BD232C4" w:rsidR="2EF1DCA2">
        <w:rPr>
          <w:rFonts w:ascii="Aptos" w:hAnsi="Aptos" w:eastAsia="Aptos" w:cs="Aptos"/>
          <w:noProof w:val="0"/>
          <w:sz w:val="24"/>
          <w:szCs w:val="24"/>
          <w:lang w:val="en-US"/>
        </w:rPr>
        <w:t>files,</w:t>
      </w:r>
      <w:r w:rsidR="5893F7E9">
        <w:rPr/>
        <w:t xml:space="preserve"> they</w:t>
      </w:r>
      <w:r w:rsidR="5893F7E9">
        <w:rPr/>
        <w:t xml:space="preserve"> disable the</w:t>
      </w:r>
      <w:r w:rsidR="596737F0">
        <w:rPr/>
        <w:t>ir</w:t>
      </w:r>
      <w:r w:rsidR="5893F7E9">
        <w:rPr/>
        <w:t xml:space="preserve"> antivirus on their workstation.</w:t>
      </w:r>
      <w:r w:rsidR="0B4EAD99">
        <w:rPr/>
        <w:t xml:space="preserve"> </w:t>
      </w:r>
      <w:r w:rsidR="5BD1FD89">
        <w:rPr/>
        <w:t>EDR logs</w:t>
      </w:r>
      <w:r w:rsidR="57FFD724">
        <w:rPr/>
        <w:t xml:space="preserve"> </w:t>
      </w:r>
      <w:r w:rsidR="078AB0E1">
        <w:rPr/>
        <w:t>show a</w:t>
      </w:r>
      <w:r w:rsidR="57FFD724">
        <w:rPr/>
        <w:t xml:space="preserve">fter the user finished downloading the </w:t>
      </w:r>
      <w:r w:rsidR="3F319616">
        <w:rPr/>
        <w:t>files,</w:t>
      </w:r>
      <w:r w:rsidR="57FFD724">
        <w:rPr/>
        <w:t xml:space="preserve"> the user executed </w:t>
      </w:r>
      <w:r w:rsidR="35FFB8F4">
        <w:rPr/>
        <w:t>PowerShell</w:t>
      </w:r>
      <w:r w:rsidR="57FFD724">
        <w:rPr/>
        <w:t xml:space="preserve"> scripts on the workstation that </w:t>
      </w:r>
      <w:r w:rsidR="56E2F8D0">
        <w:rPr/>
        <w:t>open</w:t>
      </w:r>
      <w:r w:rsidR="57FFD724">
        <w:rPr/>
        <w:t xml:space="preserve"> an outbound</w:t>
      </w:r>
      <w:r w:rsidR="4C604698">
        <w:rPr/>
        <w:t xml:space="preserve"> connect to </w:t>
      </w:r>
      <w:r w:rsidR="3D2DF59E">
        <w:rPr/>
        <w:t xml:space="preserve">a </w:t>
      </w:r>
      <w:r w:rsidR="71486137">
        <w:rPr/>
        <w:t xml:space="preserve">C&amp;C </w:t>
      </w:r>
      <w:r w:rsidR="2E8B1515">
        <w:rPr/>
        <w:t>server through https.</w:t>
      </w:r>
      <w:r w:rsidR="57FFD724">
        <w:rPr/>
        <w:t xml:space="preserve"> Our proxy logs show that the workstation called out to this website for a few </w:t>
      </w:r>
      <w:r w:rsidRPr="6BD232C4" w:rsidR="57FFD724">
        <w:rPr>
          <w:rFonts w:ascii="Aptos" w:hAnsi="Aptos" w:eastAsia="Aptos" w:cs="Aptos"/>
          <w:noProof w:val="0"/>
          <w:sz w:val="24"/>
          <w:szCs w:val="24"/>
          <w:lang w:val="en-US"/>
        </w:rPr>
        <w:t>minutes.</w:t>
      </w:r>
      <w:r w:rsidRPr="6BD232C4" w:rsidR="0F8FE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D232C4" w:rsidR="0F8FE3A6">
        <w:rPr>
          <w:rFonts w:ascii="Aptos" w:hAnsi="Aptos" w:eastAsia="Aptos" w:cs="Aptos"/>
          <w:noProof w:val="0"/>
          <w:sz w:val="24"/>
          <w:szCs w:val="24"/>
          <w:lang w:val="en-US"/>
        </w:rPr>
        <w:t>Firewall</w:t>
      </w:r>
      <w:r w:rsidRPr="6BD232C4" w:rsidR="0F8FE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logs </w:t>
      </w:r>
      <w:r w:rsidRPr="6BD232C4" w:rsidR="0F8FE3A6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6BD232C4" w:rsidR="0F8FE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workstation </w:t>
      </w:r>
      <w:r w:rsidRPr="6BD232C4" w:rsidR="177CB5BE">
        <w:rPr>
          <w:rFonts w:ascii="Aptos" w:hAnsi="Aptos" w:eastAsia="Aptos" w:cs="Aptos"/>
          <w:noProof w:val="0"/>
          <w:sz w:val="24"/>
          <w:szCs w:val="24"/>
          <w:lang w:val="en-US"/>
        </w:rPr>
        <w:t>used https to run commands on the endpoint from the C&amp;C server.</w:t>
      </w:r>
    </w:p>
    <w:p w:rsidR="258134D9" w:rsidP="258134D9" w:rsidRDefault="258134D9" w14:paraId="5027EC8A" w14:textId="20438897">
      <w:pPr>
        <w:pStyle w:val="Normal"/>
      </w:pPr>
    </w:p>
    <w:p w:rsidR="00FC5AD7" w:rsidRDefault="00FC5AD7" w14:paraId="72F2F390" w14:textId="1D208943">
      <w:pPr/>
      <w:r w:rsidR="6EBC9CD8">
        <w:rPr/>
        <w:t>Logs from sources:</w:t>
      </w:r>
    </w:p>
    <w:p w:rsidR="6EBC9CD8" w:rsidP="6BD232C4" w:rsidRDefault="6EBC9CD8" w14:paraId="13EB3839" w14:textId="69841C6C">
      <w:pPr>
        <w:pStyle w:val="Normal"/>
        <w:spacing w:before="299" w:beforeAutospacing="off" w:after="299" w:afterAutospacing="off"/>
        <w:pPrChange w:author="Neri-Doroteo, Bryan" w:date="2026-04-16T02:38:26.824Z">
          <w:pPr/>
        </w:pPrChange>
      </w:pPr>
      <w:r w:rsidR="6EBC9CD8">
        <w:rPr/>
        <w:t xml:space="preserve"> </w:t>
      </w:r>
      <w:r w:rsidR="1002000E">
        <w:rPr/>
        <w:t xml:space="preserve">1.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Authentication Activity</w:t>
      </w:r>
    </w:p>
    <w:p w:rsidR="6EBC9CD8" w:rsidP="6BD232C4" w:rsidRDefault="6EBC9CD8" w14:paraId="79951B5F" w14:textId="644612C5">
      <w:pPr>
        <w:spacing w:before="240" w:beforeAutospacing="off" w:after="240" w:afterAutospacing="off"/>
      </w:pP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03:05:12 AM on 04/15/2026, a successful authentication event (Event ID 4624) was recorded for user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gboby</w:t>
      </w: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internal network. No additional authentication failures were observed in the provided logs.</w:t>
      </w:r>
    </w:p>
    <w:p w:rsidR="6EBC9CD8" w:rsidP="6BD232C4" w:rsidRDefault="6EBC9CD8" w14:paraId="2CF5FE0E" w14:textId="4DB0792A">
      <w:pPr>
        <w:spacing w:before="0" w:beforeAutospacing="off" w:after="0" w:afterAutospacing="off"/>
      </w:pPr>
    </w:p>
    <w:p w:rsidR="6EBC9CD8" w:rsidP="6BD232C4" w:rsidRDefault="6EBC9CD8" w14:paraId="1CA97EEC" w14:textId="0FD4745E">
      <w:pPr>
        <w:pStyle w:val="Heading2"/>
        <w:spacing w:before="299" w:beforeAutospacing="off" w:after="299" w:afterAutospacing="off"/>
      </w:pPr>
      <w:r w:rsidRPr="6BD232C4" w:rsidR="100200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Endpoint Activity (EDR)</w:t>
      </w:r>
    </w:p>
    <w:p w:rsidR="6EBC9CD8" w:rsidP="6BD232C4" w:rsidRDefault="6EBC9CD8" w14:paraId="2B5A75E6" w14:textId="47676924">
      <w:pPr>
        <w:spacing w:before="240" w:beforeAutospacing="off" w:after="240" w:afterAutospacing="off"/>
      </w:pP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03:09:01 AM, Windows Defender real-time protection was disabled on the endpoint associated with user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gboby</w:t>
      </w: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>, indicating a potential attempt to reduce endpoint visibility or bypass security controls.</w:t>
      </w:r>
    </w:p>
    <w:p w:rsidR="6EBC9CD8" w:rsidP="6BD232C4" w:rsidRDefault="6EBC9CD8" w14:paraId="68C1B3B7" w14:textId="64314B0E">
      <w:pPr>
        <w:spacing w:before="240" w:beforeAutospacing="off" w:after="240" w:afterAutospacing="off"/>
      </w:pP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03:10:01 AM, EDR telemetry recorded a web download event initiated via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chrome.exe</w:t>
      </w: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download originated from the domain </w:t>
      </w:r>
      <w:hyperlink r:id="R48503d9628194a93">
        <w:r w:rsidRPr="6BD232C4" w:rsidR="1002000E">
          <w:rPr>
            <w:rStyle w:val="Hyperlink"/>
            <w:b w:val="1"/>
            <w:bCs w:val="1"/>
            <w:noProof w:val="0"/>
            <w:lang w:val="en-US"/>
          </w:rPr>
          <w:t>www.freedos243.com</w:t>
        </w:r>
      </w:hyperlink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resulted in the file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fd13-livecd.zip</w:t>
      </w: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being saved to the user’s Downloads directory.</w:t>
      </w:r>
    </w:p>
    <w:p w:rsidR="6EBC9CD8" w:rsidP="6BD232C4" w:rsidRDefault="6EBC9CD8" w14:paraId="199ABC76" w14:textId="6F91C1A4">
      <w:pPr>
        <w:spacing w:before="0" w:beforeAutospacing="off" w:after="0" w:afterAutospacing="off"/>
      </w:pPr>
    </w:p>
    <w:p w:rsidR="6EBC9CD8" w:rsidP="6BD232C4" w:rsidRDefault="6EBC9CD8" w14:paraId="2B6618E4" w14:textId="44024AEE">
      <w:pPr>
        <w:pStyle w:val="Heading2"/>
        <w:spacing w:before="299" w:beforeAutospacing="off" w:after="299" w:afterAutospacing="off"/>
      </w:pPr>
      <w:r w:rsidRPr="6BD232C4" w:rsidR="100200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Proxy Activity</w:t>
      </w:r>
    </w:p>
    <w:p w:rsidR="6EBC9CD8" w:rsidP="6BD232C4" w:rsidRDefault="6EBC9CD8" w14:paraId="43631251" w14:textId="07154B1E">
      <w:pPr>
        <w:spacing w:before="240" w:beforeAutospacing="off" w:after="240" w:afterAutospacing="off"/>
      </w:pP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Proxy logs confirm HTTP traffic to </w:t>
      </w:r>
      <w:hyperlink r:id="R4c355723d7454772">
        <w:r w:rsidRPr="6BD232C4" w:rsidR="1002000E">
          <w:rPr>
            <w:rStyle w:val="Hyperlink"/>
            <w:b w:val="1"/>
            <w:bCs w:val="1"/>
            <w:noProof w:val="0"/>
            <w:lang w:val="en-US"/>
          </w:rPr>
          <w:t>www.freedos243.com/download/</w:t>
        </w:r>
      </w:hyperlink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03:11:15 AM. The request was successful (HTTP 200 OK) and resulted in the transfer of approximately 1.2 MB of data. The domain is categorized as software download with unclassified reputation.</w:t>
      </w:r>
    </w:p>
    <w:p w:rsidR="6EBC9CD8" w:rsidP="6BD232C4" w:rsidRDefault="6EBC9CD8" w14:paraId="1356BDD5" w14:textId="0C1CE304">
      <w:pPr>
        <w:spacing w:before="0" w:beforeAutospacing="off" w:after="0" w:afterAutospacing="off"/>
      </w:pPr>
    </w:p>
    <w:p w:rsidR="6EBC9CD8" w:rsidP="6BD232C4" w:rsidRDefault="6EBC9CD8" w14:paraId="4A629B14" w14:textId="4B69F4E0">
      <w:pPr>
        <w:pStyle w:val="Heading2"/>
        <w:spacing w:before="299" w:beforeAutospacing="off" w:after="299" w:afterAutospacing="off"/>
      </w:pPr>
      <w:r w:rsidRPr="6BD232C4" w:rsidR="100200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Network (Firewall) Activity</w:t>
      </w:r>
    </w:p>
    <w:p w:rsidR="6EBC9CD8" w:rsidP="6BD232C4" w:rsidRDefault="6EBC9CD8" w14:paraId="6569F97D" w14:textId="0E9CAFD3">
      <w:pPr>
        <w:spacing w:before="240" w:beforeAutospacing="off" w:after="240" w:afterAutospacing="off"/>
      </w:pP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Between 03:21:02 AM and 03:22:26 AM, the host initiated multiple outbound HTTPS connections to external IP </w:t>
      </w:r>
      <w:r w:rsidRPr="6BD232C4" w:rsidR="100200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45.133.72.18</w:t>
      </w:r>
      <w:r w:rsidRPr="6BD232C4" w:rsidR="1002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port 443. The repeated and sustained connections suggest ongoing external communication consistent with command-and-control (C2)-like behavior; however, no payload content is available in the provided logs to confirm malicious command execution.</w:t>
      </w:r>
    </w:p>
    <w:p w:rsidR="6EBC9CD8" w:rsidP="6BD232C4" w:rsidRDefault="6EBC9CD8" w14:paraId="16F36B2D" w14:textId="31B06C7F">
      <w:pPr>
        <w:pStyle w:val="Normal"/>
      </w:pPr>
    </w:p>
    <w:p w:rsidR="6EBC9CD8" w:rsidP="6BD232C4" w:rsidRDefault="6EBC9CD8" w14:paraId="0F5081BE" w14:textId="0E60059F">
      <w:pPr>
        <w:pStyle w:val="Normal"/>
        <w:rPr/>
        <w:pPrChange w:author="Neri-Doroteo, Bryan" w:date="2026-04-16T02:38:26.825Z">
          <w:pPr/>
        </w:pPrChange>
      </w:pPr>
    </w:p>
    <w:p w:rsidR="6BD232C4" w:rsidP="6BD232C4" w:rsidRDefault="6BD232C4" w14:paraId="0EE3F5BC" w14:textId="61D91929">
      <w:pPr>
        <w:pStyle w:val="Normal"/>
      </w:pPr>
    </w:p>
    <w:p w:rsidR="6EBC9CD8" w:rsidP="6BD232C4" w:rsidRDefault="6EBC9CD8" w14:paraId="68912BAF" w14:textId="12B3413D">
      <w:pPr>
        <w:pStyle w:val="Normal"/>
        <w:pPrChange w:author="Neri-Doroteo, Bryan" w:date="2026-04-16T02:38:26.855Z">
          <w:pPr/>
        </w:pPrChange>
      </w:pPr>
      <w:r w:rsidR="6EBC9CD8">
        <w:rPr/>
        <w:t xml:space="preserve">03:21:30 </w:t>
      </w:r>
      <w:r w:rsidR="6EBC9CD8">
        <w:rPr/>
        <w:t>AM  CONNECT</w:t>
      </w:r>
      <w:r w:rsidR="6EBC9CD8">
        <w:rPr/>
        <w:t xml:space="preserve">  45.133.72.18:</w:t>
      </w:r>
      <w:r w:rsidR="6EBC9CD8">
        <w:rPr/>
        <w:t>443  Duration</w:t>
      </w:r>
      <w:r w:rsidR="6EBC9CD8">
        <w:rPr/>
        <w:t>: 10s</w:t>
      </w:r>
    </w:p>
    <w:p w:rsidR="6EBC9CD8" w:rsidP="6BD232C4" w:rsidRDefault="6EBC9CD8" w14:paraId="5FCC0B5F" w14:textId="64E31AF5">
      <w:pPr>
        <w:pStyle w:val="Normal"/>
        <w:pPrChange w:author="Neri-Doroteo, Bryan" w:date="2026-04-16T02:38:26.856Z">
          <w:pPr/>
        </w:pPrChange>
      </w:pPr>
      <w:r w:rsidR="6EBC9CD8">
        <w:rPr/>
        <w:t xml:space="preserve">03:21:58 </w:t>
      </w:r>
      <w:r w:rsidR="6EBC9CD8">
        <w:rPr/>
        <w:t>AM  CONNECT</w:t>
      </w:r>
      <w:r w:rsidR="6EBC9CD8">
        <w:rPr/>
        <w:t xml:space="preserve">  45.133.72.18:</w:t>
      </w:r>
      <w:r w:rsidR="6EBC9CD8">
        <w:rPr/>
        <w:t>443  Duration</w:t>
      </w:r>
      <w:r w:rsidR="6EBC9CD8">
        <w:rPr/>
        <w:t>: 11s</w:t>
      </w:r>
    </w:p>
    <w:p w:rsidR="6EBC9CD8" w:rsidP="6BD232C4" w:rsidRDefault="6EBC9CD8" w14:paraId="3C69E565" w14:textId="14D0E77C">
      <w:pPr>
        <w:pStyle w:val="Normal"/>
        <w:pPrChange w:author="Neri-Doroteo, Bryan" w:date="2026-04-16T02:38:26.856Z">
          <w:pPr/>
        </w:pPrChange>
      </w:pPr>
      <w:r w:rsidR="6EBC9CD8">
        <w:rPr/>
        <w:t xml:space="preserve">03:22:26 </w:t>
      </w:r>
      <w:r w:rsidR="6EBC9CD8">
        <w:rPr/>
        <w:t>AM  CONNECT</w:t>
      </w:r>
      <w:r w:rsidR="6EBC9CD8">
        <w:rPr/>
        <w:t xml:space="preserve">  45.133.72.18:</w:t>
      </w:r>
      <w:r w:rsidR="6EBC9CD8">
        <w:rPr/>
        <w:t>443  Duration</w:t>
      </w:r>
      <w:r w:rsidR="6EBC9CD8">
        <w:rPr/>
        <w:t>: 13s</w:t>
      </w:r>
    </w:p>
    <w:p w:rsidR="258134D9" w:rsidRDefault="258134D9" w14:paraId="4B715B32" w14:textId="13E153F9">
      <w:pPr/>
    </w:p>
    <w:p w:rsidR="258134D9" w:rsidRDefault="258134D9" w14:paraId="705F614F" w14:textId="03E2EE8A">
      <w:pPr/>
    </w:p>
    <w:p w:rsidR="258134D9" w:rsidRDefault="258134D9" w14:paraId="01D2164B" w14:textId="0ADC030C">
      <w:pPr/>
    </w:p>
    <w:p w:rsidR="258134D9" w:rsidRDefault="258134D9" w14:paraId="03C54E30" w14:textId="3E28F255">
      <w:pPr/>
    </w:p>
    <w:p w:rsidR="258134D9" w:rsidRDefault="258134D9" w14:paraId="49E79A1D" w14:textId="3F98E813">
      <w:pPr/>
    </w:p>
    <w:p w:rsidR="258134D9" w:rsidRDefault="258134D9" w14:paraId="0E48A428" w14:textId="009296CC">
      <w:pPr/>
    </w:p>
    <w:p w:rsidR="552D0225" w:rsidP="6BD232C4" w:rsidRDefault="552D0225" w14:paraId="69C49363" w14:textId="67CD7A42">
      <w:pPr>
        <w:pStyle w:val="ListParagraph"/>
        <w:numPr>
          <w:ilvl w:val="0"/>
          <w:numId w:val="9"/>
        </w:numPr>
        <w:rPr/>
        <w:pPrChange w:author="Neri-Doroteo, Bryan" w:date="2026-04-16T01:29:26.204Z">
          <w:pPr/>
        </w:pPrChange>
      </w:pPr>
      <w:r w:rsidR="552D0225">
        <w:rPr/>
        <w:t>Chronological Event Timeline</w:t>
      </w:r>
    </w:p>
    <w:tbl>
      <w:tblPr>
        <w:tblStyle w:val="TableGrid"/>
        <w:tblW w:w="0" w:type="auto"/>
        <w:tblLook w:val="06A0" w:firstRow="1" w:lastRow="0" w:firstColumn="1" w:lastColumn="0" w:noHBand="1" w:noVBand="1"/>
        <w:tblPrChange w:author="Neri-Doroteo, Bryan" w:date="2026-04-16T02:01:01.192Z" w16du:dateUtc="2026-04-16T02:01:01.192Z" w:id="1856428988">
          <w:tblPr>
            <w:tblStyle w:val="TableGrid"/>
            <w:tblLook w:val="06A0" w:firstRow="1" w:lastRow="0" w:firstColumn="1" w:lastColumn="0" w:noHBand="1" w:noVBand="1"/>
          </w:tblPr>
        </w:tblPrChange>
      </w:tblPr>
      <w:tblGrid>
        <w:gridCol w:w="2340"/>
        <w:gridCol w:w="3720"/>
        <w:gridCol w:w="3405"/>
      </w:tblGrid>
      <w:tr w:rsidR="258134D9" w:rsidTr="6BD232C4" w14:paraId="251C8636">
        <w:trPr>
          <w:trHeight w:val="300"/>
          <w:trPrChange w:author="Neri-Doroteo, Bryan" w:date="2026-04-16T01:53:10.605Z" w16du:dateUtc="2026-04-16T01:53:10.605Z" w:id="1736771015">
            <w:trPr>
              <w:trHeight w:val="300"/>
            </w:trPr>
          </w:trPrChange>
        </w:trPr>
        <w:tc>
          <w:tcPr>
            <w:tcW w:w="2340" w:type="dxa"/>
            <w:tcMar/>
            <w:tcPrChange w:author="Neri-Doroteo, Bryan" w:date="2026-04-16T02:01:01.192Z" w:id="81365657">
              <w:tcPr>
                <w:tcW w:w="2340" w:type="dxa"/>
                <w:tcMar/>
              </w:tcPr>
            </w:tcPrChange>
          </w:tcPr>
          <w:p w:rsidR="1F1C93A2" w:rsidP="258134D9" w:rsidRDefault="1F1C93A2" w14:paraId="2563A9AF" w14:textId="6B93120F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Timestamp</w:t>
            </w:r>
          </w:p>
        </w:tc>
        <w:tc>
          <w:tcPr>
            <w:tcW w:w="3720" w:type="dxa"/>
            <w:tcMar/>
            <w:tcPrChange w:author="Neri-Doroteo, Bryan" w:date="2026-04-16T02:01:01.193Z" w:id="953508032">
              <w:tcPr>
                <w:tcW w:w="2340" w:type="dxa"/>
                <w:tcMar/>
              </w:tcPr>
            </w:tcPrChange>
          </w:tcPr>
          <w:p w:rsidR="1F1C93A2" w:rsidP="258134D9" w:rsidRDefault="1F1C93A2" w14:paraId="2B4D7195" w14:textId="2466B339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Event description</w:t>
            </w:r>
          </w:p>
        </w:tc>
        <w:tc>
          <w:tcPr>
            <w:tcW w:w="3405" w:type="dxa"/>
            <w:tcMar/>
            <w:tcPrChange w:author="Neri-Doroteo, Bryan" w:date="2026-04-16T02:01:01.193Z" w:id="54763667">
              <w:tcPr>
                <w:tcW w:w="2340" w:type="dxa"/>
                <w:tcMar/>
              </w:tcPr>
            </w:tcPrChange>
          </w:tcPr>
          <w:p w:rsidR="1F1C93A2" w:rsidP="258134D9" w:rsidRDefault="1F1C93A2" w14:paraId="4420EA9F" w14:textId="6EAF526D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Data source</w:t>
            </w:r>
          </w:p>
        </w:tc>
      </w:tr>
      <w:tr w:rsidR="258134D9" w:rsidTr="6BD232C4" w14:paraId="4701307F">
        <w:trPr>
          <w:trHeight w:val="810"/>
          <w:trPrChange w:author="Neri-Doroteo, Bryan" w:date="2026-04-16T01:55:33.996Z" w16du:dateUtc="2026-04-16T01:55:33.996Z" w:id="138321507">
            <w:trPr>
              <w:trHeight w:val="300"/>
            </w:trPr>
          </w:trPrChange>
        </w:trPr>
        <w:tc>
          <w:tcPr>
            <w:tcW w:w="2340" w:type="dxa"/>
            <w:tcMar/>
            <w:tcPrChange w:author="Neri-Doroteo, Bryan" w:date="2026-04-16T02:01:01.193Z" w:id="583698505">
              <w:tcPr>
                <w:tcW w:w="2340" w:type="dxa"/>
                <w:tcMar/>
              </w:tcPr>
            </w:tcPrChange>
          </w:tcPr>
          <w:p w:rsidR="1F1C93A2" w:rsidP="258134D9" w:rsidRDefault="1F1C93A2" w14:paraId="54C6AAF4" w14:textId="75E42C1A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3:05</w:t>
            </w:r>
            <w:r w:rsidRPr="6BD232C4" w:rsidR="1F1C93A2">
              <w:rPr>
                <w:sz w:val="24"/>
                <w:szCs w:val="24"/>
              </w:rPr>
              <w:t>AM</w:t>
            </w:r>
          </w:p>
        </w:tc>
        <w:tc>
          <w:tcPr>
            <w:tcW w:w="3720" w:type="dxa"/>
            <w:tcMar/>
            <w:tcPrChange w:author="Neri-Doroteo, Bryan" w:date="2026-04-16T02:01:01.193Z" w:id="326145939">
              <w:tcPr>
                <w:tcW w:w="2340" w:type="dxa"/>
                <w:tcMar/>
              </w:tcPr>
            </w:tcPrChange>
          </w:tcPr>
          <w:p w:rsidR="2D60A525" w:rsidP="258134D9" w:rsidRDefault="2D60A525" w14:paraId="55742723" w14:textId="04EBF4FC">
            <w:pPr>
              <w:pStyle w:val="Normal"/>
              <w:rPr>
                <w:sz w:val="24"/>
                <w:szCs w:val="24"/>
              </w:rPr>
            </w:pPr>
            <w:r w:rsidRPr="6BD232C4" w:rsidR="2D60A525">
              <w:rPr>
                <w:sz w:val="24"/>
                <w:szCs w:val="24"/>
              </w:rPr>
              <w:t>An out</w:t>
            </w:r>
            <w:r w:rsidRPr="6BD232C4" w:rsidR="0B20D5D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-of-work</w:t>
            </w:r>
            <w:r w:rsidRPr="6BD232C4" w:rsidR="2D60A525">
              <w:rPr>
                <w:sz w:val="24"/>
                <w:szCs w:val="24"/>
              </w:rPr>
              <w:t xml:space="preserve"> hour login</w:t>
            </w:r>
          </w:p>
        </w:tc>
        <w:tc>
          <w:tcPr>
            <w:tcW w:w="3405" w:type="dxa"/>
            <w:tcMar/>
            <w:tcPrChange w:author="Neri-Doroteo, Bryan" w:date="2026-04-16T02:01:01.193Z" w:id="769650410">
              <w:tcPr>
                <w:tcW w:w="2340" w:type="dxa"/>
                <w:tcMar/>
              </w:tcPr>
            </w:tcPrChange>
          </w:tcPr>
          <w:p w:rsidR="597B9794" w:rsidP="258134D9" w:rsidRDefault="597B9794" w14:paraId="2A0A88F9" w14:textId="1A2C2113">
            <w:pPr>
              <w:pStyle w:val="Normal"/>
              <w:rPr>
                <w:sz w:val="24"/>
                <w:szCs w:val="24"/>
              </w:rPr>
            </w:pPr>
            <w:r w:rsidRPr="6BD232C4" w:rsidR="597B9794">
              <w:rPr>
                <w:sz w:val="24"/>
                <w:szCs w:val="24"/>
              </w:rPr>
              <w:t>Authentication logs</w:t>
            </w:r>
          </w:p>
        </w:tc>
      </w:tr>
      <w:tr w:rsidR="258134D9" w:rsidTr="6BD232C4" w14:paraId="0C82592B">
        <w:trPr>
          <w:trHeight w:val="900"/>
          <w:trPrChange w:author="Neri-Doroteo, Bryan" w:date="2026-04-16T01:55:19.735Z" w16du:dateUtc="2026-04-16T01:55:19.735Z" w:id="1225421310">
            <w:trPr>
              <w:trHeight w:val="300"/>
            </w:trPr>
          </w:trPrChange>
        </w:trPr>
        <w:tc>
          <w:tcPr>
            <w:tcW w:w="2340" w:type="dxa"/>
            <w:tcMar/>
            <w:tcPrChange w:author="Neri-Doroteo, Bryan" w:date="2026-04-16T02:01:01.193Z" w:id="1418226983">
              <w:tcPr>
                <w:tcW w:w="2340" w:type="dxa"/>
                <w:tcMar/>
              </w:tcPr>
            </w:tcPrChange>
          </w:tcPr>
          <w:p w:rsidR="1F1C93A2" w:rsidP="258134D9" w:rsidRDefault="1F1C93A2" w14:paraId="24D8AF3E" w14:textId="0176CEF2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3:09AM</w:t>
            </w:r>
          </w:p>
        </w:tc>
        <w:tc>
          <w:tcPr>
            <w:tcW w:w="3720" w:type="dxa"/>
            <w:tcMar/>
            <w:tcPrChange w:author="Neri-Doroteo, Bryan" w:date="2026-04-16T02:01:01.193Z" w:id="655346328">
              <w:tcPr>
                <w:tcW w:w="2340" w:type="dxa"/>
                <w:tcMar/>
              </w:tcPr>
            </w:tcPrChange>
          </w:tcPr>
          <w:p w:rsidR="26229426" w:rsidP="258134D9" w:rsidRDefault="26229426" w14:paraId="568F841F" w14:textId="0CE2ACFA">
            <w:pPr>
              <w:pStyle w:val="Normal"/>
              <w:rPr>
                <w:sz w:val="24"/>
                <w:szCs w:val="24"/>
              </w:rPr>
            </w:pPr>
            <w:r w:rsidRPr="6BD232C4" w:rsidR="26229426">
              <w:rPr>
                <w:sz w:val="24"/>
                <w:szCs w:val="24"/>
              </w:rPr>
              <w:t>Antivirus was disabled</w:t>
            </w:r>
          </w:p>
        </w:tc>
        <w:tc>
          <w:tcPr>
            <w:tcW w:w="3405" w:type="dxa"/>
            <w:tcMar/>
            <w:tcPrChange w:author="Neri-Doroteo, Bryan" w:date="2026-04-16T02:01:01.193Z" w:id="1349355445">
              <w:tcPr>
                <w:tcW w:w="2340" w:type="dxa"/>
                <w:tcMar/>
              </w:tcPr>
            </w:tcPrChange>
          </w:tcPr>
          <w:p w:rsidR="0388C2D6" w:rsidP="258134D9" w:rsidRDefault="0388C2D6" w14:paraId="73BE04BF" w14:textId="7BE2CEA0">
            <w:pPr>
              <w:pStyle w:val="Normal"/>
              <w:rPr>
                <w:sz w:val="24"/>
                <w:szCs w:val="24"/>
              </w:rPr>
            </w:pPr>
            <w:r w:rsidRPr="6BD232C4" w:rsidR="0388C2D6">
              <w:rPr>
                <w:sz w:val="24"/>
                <w:szCs w:val="24"/>
              </w:rPr>
              <w:t>antivirus</w:t>
            </w:r>
            <w:r w:rsidRPr="6BD232C4" w:rsidR="2737C5E6">
              <w:rPr>
                <w:sz w:val="24"/>
                <w:szCs w:val="24"/>
              </w:rPr>
              <w:t xml:space="preserve"> logs</w:t>
            </w:r>
          </w:p>
        </w:tc>
      </w:tr>
      <w:tr w:rsidR="258134D9" w:rsidTr="6BD232C4" w14:paraId="56C9312D">
        <w:trPr>
          <w:trHeight w:val="1365"/>
          <w:trPrChange w:author="Neri-Doroteo, Bryan" w:date="2026-04-16T02:07:04.655Z" w16du:dateUtc="2026-04-16T02:07:04.655Z" w:id="439792272">
            <w:trPr>
              <w:trHeight w:val="300"/>
            </w:trPr>
          </w:trPrChange>
        </w:trPr>
        <w:tc>
          <w:tcPr>
            <w:tcW w:w="2340" w:type="dxa"/>
            <w:tcMar/>
            <w:tcPrChange w:author="Neri-Doroteo, Bryan" w:date="2026-04-16T02:01:01.193Z" w:id="1711163063">
              <w:tcPr>
                <w:tcW w:w="2340" w:type="dxa"/>
                <w:tcMar/>
              </w:tcPr>
            </w:tcPrChange>
          </w:tcPr>
          <w:p w:rsidR="1F1C93A2" w:rsidP="258134D9" w:rsidRDefault="1F1C93A2" w14:paraId="34925548" w14:textId="6281368B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3:</w:t>
            </w:r>
            <w:r w:rsidRPr="6BD232C4" w:rsidR="07AA0904">
              <w:rPr>
                <w:sz w:val="24"/>
                <w:szCs w:val="24"/>
              </w:rPr>
              <w:t>1</w:t>
            </w:r>
            <w:r w:rsidRPr="6BD232C4" w:rsidR="1F1C93A2">
              <w:rPr>
                <w:sz w:val="24"/>
                <w:szCs w:val="24"/>
              </w:rPr>
              <w:t>0AM</w:t>
            </w:r>
          </w:p>
          <w:p w:rsidR="258134D9" w:rsidP="258134D9" w:rsidRDefault="258134D9" w14:paraId="1779EE32" w14:textId="7EA6C990">
            <w:pPr>
              <w:pStyle w:val="Normal"/>
              <w:rPr>
                <w:sz w:val="24"/>
                <w:szCs w:val="24"/>
              </w:rPr>
            </w:pPr>
          </w:p>
          <w:p w:rsidR="258134D9" w:rsidP="258134D9" w:rsidRDefault="258134D9" w14:paraId="51091627" w14:textId="79454ADE">
            <w:pPr>
              <w:pStyle w:val="Normal"/>
              <w:rPr>
                <w:sz w:val="24"/>
                <w:szCs w:val="24"/>
              </w:rPr>
            </w:pPr>
          </w:p>
          <w:p w:rsidR="0256F794" w:rsidP="258134D9" w:rsidRDefault="0256F794" w14:paraId="553110A9" w14:textId="504A53D7">
            <w:pPr>
              <w:pStyle w:val="Normal"/>
              <w:rPr>
                <w:sz w:val="24"/>
                <w:szCs w:val="24"/>
              </w:rPr>
            </w:pPr>
            <w:r w:rsidRPr="6BD232C4" w:rsidR="0256F794">
              <w:rPr>
                <w:sz w:val="24"/>
                <w:szCs w:val="24"/>
              </w:rPr>
              <w:t>3:20AM</w:t>
            </w:r>
          </w:p>
        </w:tc>
        <w:tc>
          <w:tcPr>
            <w:tcW w:w="3720" w:type="dxa"/>
            <w:tcMar/>
            <w:tcPrChange w:author="Neri-Doroteo, Bryan" w:date="2026-04-16T02:01:01.193Z" w:id="711150721">
              <w:tcPr>
                <w:tcW w:w="2340" w:type="dxa"/>
                <w:tcMar/>
              </w:tcPr>
            </w:tcPrChange>
          </w:tcPr>
          <w:p w:rsidR="7B729A49" w:rsidP="258134D9" w:rsidRDefault="7B729A49" w14:paraId="533E0737" w14:textId="460E4A36">
            <w:pPr>
              <w:pStyle w:val="Normal"/>
              <w:rPr>
                <w:sz w:val="24"/>
                <w:szCs w:val="24"/>
              </w:rPr>
            </w:pPr>
            <w:r w:rsidRPr="6BD232C4" w:rsidR="7B729A49">
              <w:rPr>
                <w:sz w:val="24"/>
                <w:szCs w:val="24"/>
              </w:rPr>
              <w:t>Workstation downloading malicious files</w:t>
            </w:r>
          </w:p>
          <w:p w:rsidR="258134D9" w:rsidP="258134D9" w:rsidRDefault="258134D9" w14:paraId="4B184190" w14:textId="54A878AD">
            <w:pPr>
              <w:pStyle w:val="Normal"/>
              <w:rPr>
                <w:sz w:val="24"/>
                <w:szCs w:val="24"/>
              </w:rPr>
            </w:pPr>
          </w:p>
          <w:p w:rsidR="475573B4" w:rsidP="258134D9" w:rsidRDefault="475573B4" w14:paraId="51867361" w14:textId="577190FB">
            <w:pPr>
              <w:pStyle w:val="Normal"/>
              <w:rPr>
                <w:sz w:val="24"/>
                <w:szCs w:val="24"/>
              </w:rPr>
            </w:pPr>
            <w:r w:rsidRPr="6BD232C4" w:rsidR="475573B4">
              <w:rPr>
                <w:sz w:val="24"/>
                <w:szCs w:val="24"/>
              </w:rPr>
              <w:t>PowerShell</w:t>
            </w:r>
            <w:r w:rsidRPr="6BD232C4" w:rsidR="475573B4">
              <w:rPr>
                <w:sz w:val="24"/>
                <w:szCs w:val="24"/>
              </w:rPr>
              <w:t xml:space="preserve"> scripts executions</w:t>
            </w:r>
          </w:p>
        </w:tc>
        <w:tc>
          <w:tcPr>
            <w:tcW w:w="3405" w:type="dxa"/>
            <w:tcMar/>
            <w:tcPrChange w:author="Neri-Doroteo, Bryan" w:date="2026-04-16T02:01:01.193Z" w:id="2128476556">
              <w:tcPr>
                <w:tcW w:w="2340" w:type="dxa"/>
                <w:tcMar/>
              </w:tcPr>
            </w:tcPrChange>
          </w:tcPr>
          <w:p w:rsidR="1803E22E" w:rsidP="258134D9" w:rsidRDefault="1803E22E" w14:paraId="68ACEBE9" w14:textId="237A77FF">
            <w:pPr>
              <w:pStyle w:val="Normal"/>
              <w:rPr>
                <w:sz w:val="24"/>
                <w:szCs w:val="24"/>
              </w:rPr>
            </w:pPr>
            <w:r w:rsidRPr="6BD232C4" w:rsidR="1803E22E">
              <w:rPr>
                <w:sz w:val="24"/>
                <w:szCs w:val="24"/>
              </w:rPr>
              <w:t>EDR</w:t>
            </w:r>
            <w:r w:rsidRPr="6BD232C4" w:rsidR="368EB779">
              <w:rPr>
                <w:sz w:val="24"/>
                <w:szCs w:val="24"/>
              </w:rPr>
              <w:t xml:space="preserve"> logs</w:t>
            </w:r>
          </w:p>
        </w:tc>
      </w:tr>
      <w:tr w:rsidR="258134D9" w:rsidTr="6BD232C4" w14:paraId="32B7BFD1">
        <w:trPr>
          <w:trHeight w:val="1380"/>
          <w:trPrChange w:author="Neri-Doroteo, Bryan" w:date="2026-04-16T01:55:38.465Z" w16du:dateUtc="2026-04-16T01:55:38.465Z" w:id="500919356">
            <w:trPr>
              <w:trHeight w:val="300"/>
            </w:trPr>
          </w:trPrChange>
        </w:trPr>
        <w:tc>
          <w:tcPr>
            <w:tcW w:w="2340" w:type="dxa"/>
            <w:tcMar/>
            <w:tcPrChange w:author="Neri-Doroteo, Bryan" w:date="2026-04-16T02:01:01.193Z" w:id="1723068841">
              <w:tcPr>
                <w:tcW w:w="2340" w:type="dxa"/>
                <w:tcMar/>
              </w:tcPr>
            </w:tcPrChange>
          </w:tcPr>
          <w:p w:rsidR="1F1C93A2" w:rsidP="258134D9" w:rsidRDefault="1F1C93A2" w14:paraId="488E14D2" w14:textId="3AD0050E">
            <w:pPr>
              <w:pStyle w:val="Normal"/>
              <w:rPr>
                <w:sz w:val="24"/>
                <w:szCs w:val="24"/>
              </w:rPr>
            </w:pPr>
            <w:r w:rsidRPr="6BD232C4" w:rsidR="1F1C93A2">
              <w:rPr>
                <w:sz w:val="24"/>
                <w:szCs w:val="24"/>
              </w:rPr>
              <w:t>3:</w:t>
            </w:r>
            <w:r w:rsidRPr="6BD232C4" w:rsidR="438CE1EE">
              <w:rPr>
                <w:sz w:val="24"/>
                <w:szCs w:val="24"/>
              </w:rPr>
              <w:t>11</w:t>
            </w:r>
            <w:r w:rsidRPr="6BD232C4" w:rsidR="1F1C93A2">
              <w:rPr>
                <w:sz w:val="24"/>
                <w:szCs w:val="24"/>
              </w:rPr>
              <w:t>AM</w:t>
            </w:r>
          </w:p>
          <w:p w:rsidR="258134D9" w:rsidP="258134D9" w:rsidRDefault="258134D9" w14:paraId="18A358B8" w14:textId="2DDCB98A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720" w:type="dxa"/>
            <w:tcMar/>
            <w:tcPrChange w:author="Neri-Doroteo, Bryan" w:date="2026-04-16T02:01:01.193Z" w:id="304797050">
              <w:tcPr>
                <w:tcW w:w="2340" w:type="dxa"/>
                <w:tcMar/>
              </w:tcPr>
            </w:tcPrChange>
          </w:tcPr>
          <w:p w:rsidR="55D5E94E" w:rsidP="258134D9" w:rsidRDefault="55D5E94E" w14:paraId="74104F80" w14:textId="5DF0984B">
            <w:pPr>
              <w:pStyle w:val="Normal"/>
              <w:rPr>
                <w:sz w:val="24"/>
                <w:szCs w:val="24"/>
              </w:rPr>
            </w:pPr>
            <w:r w:rsidRPr="6BD232C4" w:rsidR="55D5E94E">
              <w:rPr>
                <w:sz w:val="24"/>
                <w:szCs w:val="24"/>
              </w:rPr>
              <w:t xml:space="preserve">Connections going to a </w:t>
            </w:r>
            <w:r w:rsidRPr="6BD232C4" w:rsidR="55D5E94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non-whitelist</w:t>
            </w:r>
            <w:r w:rsidRPr="6BD232C4" w:rsidR="55D5E94E">
              <w:rPr>
                <w:sz w:val="24"/>
                <w:szCs w:val="24"/>
              </w:rPr>
              <w:t xml:space="preserve"> website</w:t>
            </w:r>
          </w:p>
        </w:tc>
        <w:tc>
          <w:tcPr>
            <w:tcW w:w="3405" w:type="dxa"/>
            <w:tcMar/>
            <w:tcPrChange w:author="Neri-Doroteo, Bryan" w:date="2026-04-16T02:01:01.193Z" w:id="892834068">
              <w:tcPr>
                <w:tcW w:w="2340" w:type="dxa"/>
                <w:tcMar/>
              </w:tcPr>
            </w:tcPrChange>
          </w:tcPr>
          <w:p w:rsidR="10EC532D" w:rsidP="258134D9" w:rsidRDefault="10EC532D" w14:paraId="623BEB32" w14:textId="5FD7DC2D">
            <w:pPr>
              <w:pStyle w:val="Normal"/>
              <w:rPr>
                <w:sz w:val="24"/>
                <w:szCs w:val="24"/>
              </w:rPr>
            </w:pPr>
            <w:r w:rsidRPr="6BD232C4" w:rsidR="10EC532D">
              <w:rPr>
                <w:sz w:val="24"/>
                <w:szCs w:val="24"/>
              </w:rPr>
              <w:t>Proxy logs</w:t>
            </w:r>
          </w:p>
        </w:tc>
      </w:tr>
    </w:tbl>
    <w:p w:rsidR="258134D9" w:rsidP="258134D9" w:rsidRDefault="258134D9" w14:paraId="508BE6EE" w14:textId="359C1F6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4"/>
          <w:szCs w:val="24"/>
        </w:rPr>
        <w:pPrChange w:author="Neri-Doroteo, Bryan" w:date="2026-04-16T02:01:13.876Z">
          <w:pPr>
            <w:pStyle w:val="Normal"/>
            <w:spacing w:before="0" w:beforeAutospacing="off" w:after="160" w:afterAutospacing="off"/>
          </w:pPr>
        </w:pPrChange>
      </w:pPr>
    </w:p>
    <w:tbl>
      <w:tblPr>
        <w:tblStyle w:val="TableGrid"/>
        <w:tblW w:w="0" w:type="auto"/>
        <w:tblLook w:val="06A0" w:firstRow="1" w:lastRow="0" w:firstColumn="1" w:lastColumn="0" w:noHBand="1" w:noVBand="1"/>
        <w:tblPrChange w:author="Neri-Doroteo, Bryan" w:date="2026-04-16T02:08:58.669Z" w16du:dateUtc="2026-04-16T02:08:58.669Z" w:id="1364210902">
          <w:tblPr>
            <w:tblStyle w:val="TableGrid"/>
            <w:tblLook w:val="06A0" w:firstRow="1" w:lastRow="0" w:firstColumn="1" w:lastColumn="0" w:noHBand="1" w:noVBand="1"/>
          </w:tblPr>
        </w:tblPrChange>
      </w:tblPr>
      <w:tblGrid>
        <w:gridCol w:w="3120"/>
        <w:gridCol w:w="3120"/>
        <w:gridCol w:w="3225"/>
      </w:tblGrid>
      <w:tr w:rsidR="258134D9" w:rsidTr="6BD232C4" w14:paraId="126DC351">
        <w:trPr>
          <w:trHeight w:val="990"/>
          <w:trPrChange w:author="Neri-Doroteo, Bryan" w:date="2026-04-16T02:01:19.578Z" w16du:dateUtc="2026-04-16T02:01:19.578Z" w:id="977021718">
            <w:trPr>
              <w:trHeight w:val="300"/>
            </w:trPr>
          </w:trPrChange>
        </w:trPr>
        <w:tc>
          <w:tcPr>
            <w:tcW w:w="3120" w:type="dxa"/>
            <w:tcMar/>
            <w:tcPrChange w:author="Neri-Doroteo, Bryan" w:date="2026-04-16T02:08:58.67Z" w:id="1032890801">
              <w:tcPr>
                <w:tcW w:w="3120" w:type="dxa"/>
                <w:tcMar/>
              </w:tcPr>
            </w:tcPrChange>
          </w:tcPr>
          <w:p w:rsidR="2CDF2B76" w:rsidP="258134D9" w:rsidRDefault="2CDF2B76" w14:paraId="7EC3F047" w14:textId="437750AF">
            <w:pPr>
              <w:pStyle w:val="Normal"/>
              <w:rPr>
                <w:sz w:val="24"/>
                <w:szCs w:val="24"/>
              </w:rPr>
            </w:pPr>
            <w:r w:rsidRPr="6BD232C4" w:rsidR="36068594">
              <w:rPr>
                <w:sz w:val="24"/>
                <w:szCs w:val="24"/>
              </w:rPr>
              <w:t>3:21AM</w:t>
            </w:r>
          </w:p>
        </w:tc>
        <w:tc>
          <w:tcPr>
            <w:tcW w:w="3120" w:type="dxa"/>
            <w:tcMar/>
            <w:tcPrChange w:author="Neri-Doroteo, Bryan" w:date="2026-04-16T02:08:58.67Z" w:id="1548454199">
              <w:tcPr>
                <w:tcW w:w="3120" w:type="dxa"/>
                <w:tcMar/>
              </w:tcPr>
            </w:tcPrChange>
          </w:tcPr>
          <w:p w:rsidR="16B22635" w:rsidP="258134D9" w:rsidRDefault="16B22635" w14:paraId="70D410F7" w14:textId="1C35DD36">
            <w:pPr>
              <w:pStyle w:val="Normal"/>
              <w:rPr>
                <w:sz w:val="24"/>
                <w:szCs w:val="24"/>
              </w:rPr>
            </w:pPr>
            <w:r w:rsidRPr="6BD232C4" w:rsidR="10EB4004">
              <w:rPr>
                <w:sz w:val="24"/>
                <w:szCs w:val="24"/>
              </w:rPr>
              <w:t>P</w:t>
            </w:r>
            <w:r w:rsidRPr="6BD232C4" w:rsidR="10EB4004">
              <w:rPr>
                <w:sz w:val="24"/>
                <w:szCs w:val="24"/>
              </w:rPr>
              <w:t>ower</w:t>
            </w:r>
            <w:r w:rsidRPr="6BD232C4" w:rsidR="10EB4004">
              <w:rPr>
                <w:sz w:val="24"/>
                <w:szCs w:val="24"/>
              </w:rPr>
              <w:t xml:space="preserve">Shell </w:t>
            </w:r>
            <w:r w:rsidRPr="6BD232C4" w:rsidR="10EB4004">
              <w:rPr>
                <w:sz w:val="24"/>
                <w:szCs w:val="24"/>
              </w:rPr>
              <w:t xml:space="preserve">scripts were running outbound </w:t>
            </w:r>
            <w:r w:rsidRPr="6BD232C4" w:rsidR="10EB4004">
              <w:rPr>
                <w:sz w:val="24"/>
                <w:szCs w:val="24"/>
              </w:rPr>
              <w:t xml:space="preserve">a </w:t>
            </w:r>
            <w:r w:rsidRPr="6BD232C4" w:rsidR="10EB4004">
              <w:rPr>
                <w:sz w:val="24"/>
                <w:szCs w:val="24"/>
              </w:rPr>
              <w:t xml:space="preserve">connection to </w:t>
            </w:r>
            <w:r w:rsidRPr="6BD232C4" w:rsidR="10EB4004">
              <w:rPr>
                <w:sz w:val="24"/>
                <w:szCs w:val="24"/>
              </w:rPr>
              <w:t>a</w:t>
            </w:r>
            <w:r w:rsidRPr="6BD232C4" w:rsidR="10EB4004">
              <w:rPr>
                <w:sz w:val="24"/>
                <w:szCs w:val="24"/>
              </w:rPr>
              <w:t xml:space="preserve"> C&amp;C server</w:t>
            </w:r>
          </w:p>
        </w:tc>
        <w:tc>
          <w:tcPr>
            <w:tcW w:w="3225" w:type="dxa"/>
            <w:tcMar/>
            <w:tcPrChange w:author="Neri-Doroteo, Bryan" w:date="2026-04-16T02:08:58.67Z" w:id="1853960093">
              <w:tcPr>
                <w:tcW w:w="3120" w:type="dxa"/>
                <w:tcMar/>
              </w:tcPr>
            </w:tcPrChange>
          </w:tcPr>
          <w:p w:rsidR="2CDF2B76" w:rsidP="258134D9" w:rsidRDefault="2CDF2B76" w14:paraId="67E6C3B4" w14:textId="24677D91">
            <w:pPr>
              <w:pStyle w:val="Normal"/>
              <w:rPr>
                <w:sz w:val="24"/>
                <w:szCs w:val="24"/>
              </w:rPr>
            </w:pPr>
            <w:r w:rsidRPr="6BD232C4" w:rsidR="36068594">
              <w:rPr>
                <w:sz w:val="24"/>
                <w:szCs w:val="24"/>
              </w:rPr>
              <w:t>Firewall</w:t>
            </w:r>
            <w:r w:rsidRPr="6BD232C4" w:rsidR="36068594">
              <w:rPr>
                <w:sz w:val="24"/>
                <w:szCs w:val="24"/>
              </w:rPr>
              <w:t xml:space="preserve"> logs</w:t>
            </w:r>
          </w:p>
        </w:tc>
      </w:tr>
    </w:tbl>
    <w:p w:rsidR="258134D9" w:rsidP="258134D9" w:rsidRDefault="258134D9" w14:paraId="75CD1435" w14:textId="6FD39CD1">
      <w:pPr>
        <w:pStyle w:val="Normal"/>
        <w:rPr>
          <w:sz w:val="24"/>
          <w:szCs w:val="24"/>
        </w:rPr>
      </w:pPr>
    </w:p>
    <w:p w:rsidR="258134D9" w:rsidP="258134D9" w:rsidRDefault="258134D9" w14:paraId="584721C0" w14:textId="7E0C80A4">
      <w:pPr>
        <w:pStyle w:val="Normal"/>
        <w:rPr>
          <w:sz w:val="24"/>
          <w:szCs w:val="24"/>
        </w:rPr>
      </w:pPr>
    </w:p>
    <w:p w:rsidR="258134D9" w:rsidP="258134D9" w:rsidRDefault="258134D9" w14:paraId="10612035" w14:textId="1A3F2EBA">
      <w:pPr>
        <w:pStyle w:val="Normal"/>
        <w:rPr>
          <w:sz w:val="24"/>
          <w:szCs w:val="24"/>
        </w:rPr>
      </w:pPr>
    </w:p>
    <w:p w:rsidR="258134D9" w:rsidP="258134D9" w:rsidRDefault="258134D9" w14:paraId="0067C376" w14:textId="5BE32CCD">
      <w:pPr>
        <w:pStyle w:val="Normal"/>
        <w:rPr>
          <w:sz w:val="24"/>
          <w:szCs w:val="24"/>
        </w:rPr>
      </w:pPr>
    </w:p>
    <w:p w:rsidR="15E415EB" w:rsidP="6BD232C4" w:rsidRDefault="15E415EB" w14:paraId="4DB696FF" w14:textId="415E3BE0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4-16T02:10:23.487Z">
          <w:pPr>
            <w:pStyle w:val="Normal"/>
          </w:pPr>
        </w:pPrChange>
      </w:pPr>
      <w:r w:rsidRPr="6BD232C4" w:rsidR="15E415EB">
        <w:rPr>
          <w:sz w:val="24"/>
          <w:szCs w:val="24"/>
        </w:rPr>
        <w:t>Timeline Organization &amp; Presentation</w:t>
      </w:r>
    </w:p>
    <w:p w:rsidR="34FF58AA" w:rsidP="258134D9" w:rsidRDefault="34FF58AA" w14:paraId="2418222B" w14:textId="59A41FB8">
      <w:pPr>
        <w:pStyle w:val="Normal"/>
        <w:rPr>
          <w:sz w:val="24"/>
          <w:szCs w:val="24"/>
        </w:rPr>
      </w:pPr>
      <w:r w:rsidRPr="6BD232C4" w:rsidR="34FF58AA">
        <w:rPr>
          <w:sz w:val="24"/>
          <w:szCs w:val="24"/>
        </w:rPr>
        <w:t xml:space="preserve">This </w:t>
      </w:r>
      <w:r w:rsidRPr="6BD232C4" w:rsidR="57C82011">
        <w:rPr>
          <w:sz w:val="24"/>
          <w:szCs w:val="24"/>
        </w:rPr>
        <w:t>table</w:t>
      </w:r>
      <w:r w:rsidRPr="6BD232C4" w:rsidR="34FF58AA">
        <w:rPr>
          <w:sz w:val="24"/>
          <w:szCs w:val="24"/>
        </w:rPr>
        <w:t xml:space="preserve"> </w:t>
      </w:r>
      <w:r w:rsidRPr="6BD232C4" w:rsidR="7ACFA5C2">
        <w:rPr>
          <w:sz w:val="24"/>
          <w:szCs w:val="24"/>
        </w:rPr>
        <w:t>shows</w:t>
      </w:r>
      <w:r w:rsidRPr="6BD232C4" w:rsidR="34FF58AA">
        <w:rPr>
          <w:sz w:val="24"/>
          <w:szCs w:val="24"/>
        </w:rPr>
        <w:t xml:space="preserve"> the timeline of what the attacker did and o</w:t>
      </w:r>
      <w:r w:rsidRPr="6BD232C4" w:rsidR="34FF58AA">
        <w:rPr>
          <w:sz w:val="24"/>
          <w:szCs w:val="24"/>
        </w:rPr>
        <w:t xml:space="preserve">n what </w:t>
      </w:r>
      <w:r w:rsidRPr="6BD232C4" w:rsidR="7FEF820D">
        <w:rPr>
          <w:sz w:val="24"/>
          <w:szCs w:val="24"/>
        </w:rPr>
        <w:t>time</w:t>
      </w:r>
      <w:r w:rsidRPr="6BD232C4" w:rsidR="34FF58AA">
        <w:rPr>
          <w:sz w:val="24"/>
          <w:szCs w:val="24"/>
        </w:rPr>
        <w:t xml:space="preserve"> they were also </w:t>
      </w:r>
      <w:r w:rsidRPr="6BD232C4" w:rsidR="34FF58AA">
        <w:rPr>
          <w:rFonts w:ascii="Aptos" w:hAnsi="Aptos" w:eastAsia="Aptos" w:cs="Aptos"/>
          <w:noProof w:val="0"/>
          <w:sz w:val="24"/>
          <w:szCs w:val="24"/>
          <w:lang w:val="en-US"/>
        </w:rPr>
        <w:t>labeled</w:t>
      </w:r>
      <w:r w:rsidRPr="6BD232C4" w:rsidR="34FF58AA">
        <w:rPr>
          <w:sz w:val="24"/>
          <w:szCs w:val="24"/>
        </w:rPr>
        <w:t xml:space="preserve"> from </w:t>
      </w:r>
      <w:r w:rsidRPr="6BD232C4" w:rsidR="09A10801">
        <w:rPr>
          <w:sz w:val="24"/>
          <w:szCs w:val="24"/>
        </w:rPr>
        <w:t>where the data source came from.</w:t>
      </w:r>
      <w:r w:rsidRPr="6BD232C4" w:rsidR="31F09489">
        <w:rPr>
          <w:sz w:val="24"/>
          <w:szCs w:val="24"/>
        </w:rPr>
        <w:t xml:space="preserve"> </w:t>
      </w:r>
      <w:r w:rsidRPr="6BD232C4" w:rsidR="77FE292E">
        <w:rPr>
          <w:sz w:val="24"/>
          <w:szCs w:val="24"/>
        </w:rPr>
        <w:t>The</w:t>
      </w:r>
      <w:r w:rsidRPr="6BD232C4" w:rsidR="31F09489">
        <w:rPr>
          <w:sz w:val="24"/>
          <w:szCs w:val="24"/>
        </w:rPr>
        <w:t xml:space="preserve"> use of this table would allow our IR team to be able to </w:t>
      </w:r>
      <w:r w:rsidRPr="6BD232C4" w:rsidR="31F09489">
        <w:rPr>
          <w:sz w:val="24"/>
          <w:szCs w:val="24"/>
        </w:rPr>
        <w:t>follow up with what the attacker was doing at s</w:t>
      </w:r>
      <w:r w:rsidRPr="6BD232C4" w:rsidR="08FD9097">
        <w:rPr>
          <w:sz w:val="24"/>
          <w:szCs w:val="24"/>
        </w:rPr>
        <w:t xml:space="preserve">ome point </w:t>
      </w:r>
      <w:r w:rsidRPr="6BD232C4" w:rsidR="5FAAAC85">
        <w:rPr>
          <w:sz w:val="24"/>
          <w:szCs w:val="24"/>
        </w:rPr>
        <w:t>in</w:t>
      </w:r>
      <w:r w:rsidRPr="6BD232C4" w:rsidR="08FD9097">
        <w:rPr>
          <w:sz w:val="24"/>
          <w:szCs w:val="24"/>
        </w:rPr>
        <w:t xml:space="preserve"> the steps.</w:t>
      </w:r>
    </w:p>
    <w:p w:rsidR="258134D9" w:rsidP="258134D9" w:rsidRDefault="258134D9" w14:paraId="62A83AF2" w14:textId="68727E3C">
      <w:pPr>
        <w:pStyle w:val="Normal"/>
        <w:rPr>
          <w:sz w:val="24"/>
          <w:szCs w:val="24"/>
        </w:rPr>
      </w:pPr>
    </w:p>
    <w:p w:rsidR="258134D9" w:rsidP="258134D9" w:rsidRDefault="258134D9" w14:paraId="6B756E5F" w14:textId="7B23CFFA">
      <w:pPr>
        <w:pStyle w:val="Normal"/>
        <w:rPr>
          <w:sz w:val="24"/>
          <w:szCs w:val="24"/>
        </w:rPr>
      </w:pPr>
    </w:p>
    <w:p w:rsidR="258134D9" w:rsidP="258134D9" w:rsidRDefault="258134D9" w14:paraId="2F09C58A" w14:textId="6F96CDE2">
      <w:pPr>
        <w:pStyle w:val="Normal"/>
        <w:rPr>
          <w:sz w:val="24"/>
          <w:szCs w:val="24"/>
        </w:rPr>
      </w:pPr>
    </w:p>
    <w:p w:rsidR="08FD9097" w:rsidP="6BD232C4" w:rsidRDefault="08FD9097" w14:paraId="1131EDB9" w14:textId="20169DA8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4-16T02:24:40.785Z">
          <w:pPr>
            <w:pStyle w:val="Normal"/>
          </w:pPr>
        </w:pPrChange>
      </w:pPr>
      <w:r w:rsidRPr="6BD232C4" w:rsidR="08FD9097">
        <w:rPr>
          <w:sz w:val="24"/>
          <w:szCs w:val="24"/>
        </w:rPr>
        <w:t>Compromise Progression Summary</w:t>
      </w:r>
    </w:p>
    <w:p w:rsidR="65BAB35F" w:rsidP="258134D9" w:rsidRDefault="65BAB35F" w14:paraId="7A79A5B7" w14:textId="48022A86">
      <w:pPr>
        <w:pStyle w:val="Normal"/>
        <w:rPr>
          <w:sz w:val="24"/>
          <w:szCs w:val="24"/>
        </w:rPr>
      </w:pPr>
      <w:r w:rsidRPr="6BD232C4" w:rsidR="65BAB35F">
        <w:rPr>
          <w:sz w:val="24"/>
          <w:szCs w:val="24"/>
        </w:rPr>
        <w:t>The st</w:t>
      </w:r>
      <w:r w:rsidRPr="6BD232C4" w:rsidR="65BAB35F">
        <w:rPr>
          <w:sz w:val="24"/>
          <w:szCs w:val="24"/>
        </w:rPr>
        <w:t xml:space="preserve">art of a suspicious </w:t>
      </w:r>
      <w:r w:rsidRPr="6BD232C4" w:rsidR="1179022C">
        <w:rPr>
          <w:sz w:val="24"/>
          <w:szCs w:val="24"/>
        </w:rPr>
        <w:t xml:space="preserve">login for the user </w:t>
      </w:r>
      <w:r w:rsidRPr="6BD232C4" w:rsidR="1179022C">
        <w:rPr>
          <w:sz w:val="24"/>
          <w:szCs w:val="24"/>
        </w:rPr>
        <w:t>gbo</w:t>
      </w:r>
      <w:r w:rsidRPr="6BD232C4" w:rsidR="1179022C">
        <w:rPr>
          <w:sz w:val="24"/>
          <w:szCs w:val="24"/>
        </w:rPr>
        <w:t>by</w:t>
      </w:r>
      <w:r w:rsidRPr="6BD232C4" w:rsidR="1179022C">
        <w:rPr>
          <w:sz w:val="24"/>
          <w:szCs w:val="24"/>
        </w:rPr>
        <w:t xml:space="preserve"> that leaded to an antivirus on the workstation being disabled. Then the download of </w:t>
      </w:r>
      <w:r w:rsidRPr="6BD232C4" w:rsidR="5FF15B6A">
        <w:rPr>
          <w:rFonts w:ascii="Aptos" w:hAnsi="Aptos" w:eastAsia="Aptos" w:cs="Aptos"/>
          <w:noProof w:val="0"/>
          <w:sz w:val="24"/>
          <w:szCs w:val="24"/>
          <w:lang w:val="en-US"/>
        </w:rPr>
        <w:t>malicious</w:t>
      </w:r>
      <w:r w:rsidRPr="6BD232C4" w:rsidR="5FF15B6A">
        <w:rPr>
          <w:sz w:val="24"/>
          <w:szCs w:val="24"/>
        </w:rPr>
        <w:t xml:space="preserve"> files</w:t>
      </w:r>
      <w:r w:rsidRPr="6BD232C4" w:rsidR="5FF15B6A">
        <w:rPr>
          <w:sz w:val="24"/>
          <w:szCs w:val="24"/>
        </w:rPr>
        <w:t xml:space="preserve"> from an un whitelisted website was triggered in which </w:t>
      </w:r>
      <w:r w:rsidRPr="6BD232C4" w:rsidR="5FF15B6A">
        <w:rPr>
          <w:rFonts w:ascii="Aptos" w:hAnsi="Aptos" w:eastAsia="Aptos" w:cs="Aptos"/>
          <w:noProof w:val="0"/>
          <w:sz w:val="24"/>
          <w:szCs w:val="24"/>
          <w:lang w:val="en-US"/>
        </w:rPr>
        <w:t>led</w:t>
      </w:r>
      <w:r w:rsidRPr="6BD232C4" w:rsidR="5FF15B6A">
        <w:rPr>
          <w:sz w:val="24"/>
          <w:szCs w:val="24"/>
        </w:rPr>
        <w:t xml:space="preserve"> to PowerShell scrips being executed. </w:t>
      </w:r>
      <w:r w:rsidRPr="6BD232C4" w:rsidR="33626423">
        <w:rPr>
          <w:rFonts w:ascii="Aptos" w:hAnsi="Aptos" w:eastAsia="Aptos" w:cs="Aptos"/>
          <w:noProof w:val="0"/>
          <w:sz w:val="24"/>
          <w:szCs w:val="24"/>
          <w:lang w:val="en-US"/>
        </w:rPr>
        <w:t>Which</w:t>
      </w:r>
      <w:r w:rsidRPr="6BD232C4" w:rsidR="5FF15B6A">
        <w:rPr>
          <w:sz w:val="24"/>
          <w:szCs w:val="24"/>
        </w:rPr>
        <w:t xml:space="preserve"> </w:t>
      </w:r>
      <w:r w:rsidRPr="6BD232C4" w:rsidR="22FA6A97">
        <w:rPr>
          <w:sz w:val="24"/>
          <w:szCs w:val="24"/>
        </w:rPr>
        <w:t>leads</w:t>
      </w:r>
      <w:r w:rsidRPr="6BD232C4" w:rsidR="5FF15B6A">
        <w:rPr>
          <w:sz w:val="24"/>
          <w:szCs w:val="24"/>
        </w:rPr>
        <w:t xml:space="preserve"> to an</w:t>
      </w:r>
      <w:r w:rsidRPr="6BD232C4" w:rsidR="5FF15B6A">
        <w:rPr>
          <w:sz w:val="24"/>
          <w:szCs w:val="24"/>
        </w:rPr>
        <w:t xml:space="preserve"> outbound connection to a C&amp;C server</w:t>
      </w:r>
      <w:r w:rsidRPr="6BD232C4" w:rsidR="05DD9C4E">
        <w:rPr>
          <w:sz w:val="24"/>
          <w:szCs w:val="24"/>
        </w:rPr>
        <w:t xml:space="preserve"> </w:t>
      </w:r>
      <w:r w:rsidRPr="6BD232C4" w:rsidR="42095537">
        <w:rPr>
          <w:sz w:val="24"/>
          <w:szCs w:val="24"/>
        </w:rPr>
        <w:t>allowing</w:t>
      </w:r>
      <w:r w:rsidRPr="6BD232C4" w:rsidR="05DD9C4E">
        <w:rPr>
          <w:sz w:val="24"/>
          <w:szCs w:val="24"/>
        </w:rPr>
        <w:t xml:space="preserve"> commands to be </w:t>
      </w:r>
      <w:r w:rsidRPr="6BD232C4" w:rsidR="05DD9C4E">
        <w:rPr>
          <w:rFonts w:ascii="Aptos" w:hAnsi="Aptos" w:eastAsia="Aptos" w:cs="Aptos"/>
          <w:noProof w:val="0"/>
          <w:sz w:val="24"/>
          <w:szCs w:val="24"/>
          <w:lang w:val="en-US"/>
        </w:rPr>
        <w:t>run</w:t>
      </w:r>
      <w:r w:rsidRPr="6BD232C4" w:rsidR="05DD9C4E">
        <w:rPr>
          <w:sz w:val="24"/>
          <w:szCs w:val="24"/>
        </w:rPr>
        <w:t xml:space="preserve"> on the endpoint.</w:t>
      </w:r>
    </w:p>
    <w:p w:rsidR="258134D9" w:rsidP="258134D9" w:rsidRDefault="258134D9" w14:paraId="08F10070" w14:textId="71398315">
      <w:pPr>
        <w:pStyle w:val="Normal"/>
        <w:rPr>
          <w:sz w:val="24"/>
          <w:szCs w:val="24"/>
        </w:rPr>
      </w:pPr>
    </w:p>
    <w:p w:rsidR="258134D9" w:rsidP="258134D9" w:rsidRDefault="258134D9" w14:paraId="5F0FDE99" w14:textId="02FBD451">
      <w:pPr>
        <w:pStyle w:val="Normal"/>
        <w:rPr>
          <w:sz w:val="24"/>
          <w:szCs w:val="24"/>
        </w:rPr>
      </w:pPr>
    </w:p>
    <w:p w:rsidR="6023F466" w:rsidP="6BD232C4" w:rsidRDefault="6023F466" w14:paraId="455BBF51" w14:textId="5F787A86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4-16T02:44:07.658Z">
          <w:pPr>
            <w:pStyle w:val="Normal"/>
          </w:pPr>
        </w:pPrChange>
      </w:pPr>
      <w:r w:rsidRPr="6BD232C4" w:rsidR="6023F466">
        <w:rPr>
          <w:sz w:val="24"/>
          <w:szCs w:val="24"/>
        </w:rPr>
        <w:t>IR Notes &amp; Containment Considerations</w:t>
      </w:r>
    </w:p>
    <w:p w:rsidR="0912C22D" w:rsidP="6BD232C4" w:rsidRDefault="0912C22D" w14:paraId="3A040225" w14:textId="38DDD8F5">
      <w:pPr>
        <w:pStyle w:val="Normal"/>
        <w:ind w:left="0"/>
      </w:pPr>
      <w:r w:rsidRPr="6BD232C4" w:rsidR="0912C2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incident should be escalated to </w:t>
      </w:r>
      <w:r w:rsidRPr="6BD232C4" w:rsidR="0912C2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2 / Incident Response</w:t>
      </w:r>
      <w:r w:rsidRPr="6BD232C4" w:rsidR="0912C2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immediate investigation due to multi-stage suspicious behavior across authentication, endpoint security, and network telemetry.</w:t>
      </w:r>
    </w:p>
    <w:p w:rsidR="6023F466" w:rsidP="258134D9" w:rsidRDefault="6023F466" w14:paraId="581B83E3" w14:textId="175DA826">
      <w:pPr>
        <w:pStyle w:val="Normal"/>
        <w:rPr>
          <w:sz w:val="24"/>
          <w:szCs w:val="24"/>
        </w:rPr>
      </w:pPr>
      <w:r w:rsidR="6023F466">
        <w:rPr/>
        <w:t xml:space="preserve">2026-04-15 - </w:t>
      </w:r>
      <w:r w:rsidRPr="6BD232C4" w:rsidR="6023F466">
        <w:rPr>
          <w:sz w:val="24"/>
          <w:szCs w:val="24"/>
        </w:rPr>
        <w:t xml:space="preserve">3:21AM </w:t>
      </w:r>
      <w:r w:rsidRPr="6BD232C4" w:rsidR="45729C99">
        <w:rPr>
          <w:sz w:val="24"/>
          <w:szCs w:val="24"/>
        </w:rPr>
        <w:t>to 3:35</w:t>
      </w:r>
      <w:r w:rsidRPr="6BD232C4" w:rsidR="6023F466">
        <w:rPr>
          <w:sz w:val="24"/>
          <w:szCs w:val="24"/>
        </w:rPr>
        <w:t xml:space="preserve">AM </w:t>
      </w:r>
      <w:r w:rsidRPr="6BD232C4" w:rsidR="34980C78">
        <w:rPr>
          <w:sz w:val="24"/>
          <w:szCs w:val="24"/>
        </w:rPr>
        <w:t>was</w:t>
      </w:r>
      <w:r w:rsidRPr="6BD232C4" w:rsidR="6023F466">
        <w:rPr>
          <w:sz w:val="24"/>
          <w:szCs w:val="24"/>
        </w:rPr>
        <w:t xml:space="preserve"> an outbound connection to </w:t>
      </w:r>
      <w:r w:rsidRPr="6BD232C4" w:rsidR="33753373">
        <w:rPr>
          <w:sz w:val="24"/>
          <w:szCs w:val="24"/>
        </w:rPr>
        <w:t>a</w:t>
      </w:r>
      <w:r w:rsidRPr="6BD232C4" w:rsidR="6023F466">
        <w:rPr>
          <w:sz w:val="24"/>
          <w:szCs w:val="24"/>
        </w:rPr>
        <w:t xml:space="preserve"> C&amp;C server that </w:t>
      </w:r>
      <w:r w:rsidRPr="6BD232C4" w:rsidR="2AE59CBF">
        <w:rPr>
          <w:sz w:val="24"/>
          <w:szCs w:val="24"/>
        </w:rPr>
        <w:t>allowed</w:t>
      </w:r>
      <w:r w:rsidRPr="6BD232C4" w:rsidR="6023F466">
        <w:rPr>
          <w:sz w:val="24"/>
          <w:szCs w:val="24"/>
        </w:rPr>
        <w:t xml:space="preserve"> the attacker to be able to run commands and dep</w:t>
      </w:r>
      <w:r w:rsidRPr="6BD232C4" w:rsidR="19122121">
        <w:rPr>
          <w:sz w:val="24"/>
          <w:szCs w:val="24"/>
        </w:rPr>
        <w:t xml:space="preserve">loy malware </w:t>
      </w:r>
      <w:r w:rsidRPr="6BD232C4" w:rsidR="26B6C454">
        <w:rPr>
          <w:sz w:val="24"/>
          <w:szCs w:val="24"/>
        </w:rPr>
        <w:t>at</w:t>
      </w:r>
      <w:r w:rsidRPr="6BD232C4" w:rsidR="19122121">
        <w:rPr>
          <w:sz w:val="24"/>
          <w:szCs w:val="24"/>
        </w:rPr>
        <w:t xml:space="preserve"> the endpoint</w:t>
      </w:r>
      <w:r w:rsidRPr="6BD232C4" w:rsidR="19122121">
        <w:rPr>
          <w:sz w:val="24"/>
          <w:szCs w:val="24"/>
        </w:rPr>
        <w:t xml:space="preserve">. </w:t>
      </w:r>
      <w:r w:rsidRPr="6BD232C4" w:rsidR="21ECFED5">
        <w:rPr>
          <w:sz w:val="24"/>
          <w:szCs w:val="24"/>
        </w:rPr>
        <w:t xml:space="preserve"> </w:t>
      </w:r>
      <w:r w:rsidRPr="6BD232C4" w:rsidR="21ECFED5">
        <w:rPr>
          <w:sz w:val="24"/>
          <w:szCs w:val="24"/>
        </w:rPr>
        <w:t>This workstation should be</w:t>
      </w:r>
      <w:r w:rsidRPr="6BD232C4" w:rsidR="21ECFED5">
        <w:rPr>
          <w:sz w:val="24"/>
          <w:szCs w:val="24"/>
        </w:rPr>
        <w:t xml:space="preserve"> </w:t>
      </w:r>
      <w:r w:rsidRPr="6BD232C4" w:rsidR="08365F37">
        <w:rPr>
          <w:sz w:val="24"/>
          <w:szCs w:val="24"/>
        </w:rPr>
        <w:t>isolationed</w:t>
      </w:r>
      <w:r w:rsidRPr="6BD232C4" w:rsidR="21ECFED5">
        <w:rPr>
          <w:sz w:val="24"/>
          <w:szCs w:val="24"/>
        </w:rPr>
        <w:t xml:space="preserve"> out of the </w:t>
      </w:r>
      <w:r w:rsidRPr="6BD232C4" w:rsidR="5524143D">
        <w:rPr>
          <w:sz w:val="24"/>
          <w:szCs w:val="24"/>
        </w:rPr>
        <w:t>network,</w:t>
      </w:r>
      <w:r w:rsidRPr="6BD232C4" w:rsidR="21ECFED5">
        <w:rPr>
          <w:sz w:val="24"/>
          <w:szCs w:val="24"/>
        </w:rPr>
        <w:t xml:space="preserve"> and </w:t>
      </w:r>
      <w:r w:rsidRPr="6BD232C4" w:rsidR="197B7119">
        <w:rPr>
          <w:sz w:val="24"/>
          <w:szCs w:val="24"/>
        </w:rPr>
        <w:t>a</w:t>
      </w:r>
      <w:r w:rsidRPr="6BD232C4" w:rsidR="21ECFED5">
        <w:rPr>
          <w:sz w:val="24"/>
          <w:szCs w:val="24"/>
        </w:rPr>
        <w:t xml:space="preserve"> malware analysis of the files </w:t>
      </w:r>
      <w:r w:rsidRPr="6BD232C4" w:rsidR="55F37F19">
        <w:rPr>
          <w:sz w:val="24"/>
          <w:szCs w:val="24"/>
        </w:rPr>
        <w:t>to download</w:t>
      </w:r>
      <w:r w:rsidRPr="6BD232C4" w:rsidR="21ECFED5">
        <w:rPr>
          <w:sz w:val="24"/>
          <w:szCs w:val="24"/>
        </w:rPr>
        <w:t xml:space="preserve"> should be done. </w:t>
      </w:r>
      <w:r w:rsidRPr="6BD232C4" w:rsidR="1DBDAE59">
        <w:rPr>
          <w:sz w:val="24"/>
          <w:szCs w:val="24"/>
        </w:rPr>
        <w:t>A</w:t>
      </w:r>
      <w:r w:rsidRPr="6BD232C4" w:rsidR="21ECFED5">
        <w:rPr>
          <w:sz w:val="24"/>
          <w:szCs w:val="24"/>
        </w:rPr>
        <w:t xml:space="preserve"> scan on other workstations on the network should also be </w:t>
      </w:r>
      <w:r w:rsidRPr="6BD232C4" w:rsidR="6C9BC7D5">
        <w:rPr>
          <w:rFonts w:ascii="Aptos" w:hAnsi="Aptos" w:eastAsia="Aptos" w:cs="Aptos"/>
          <w:noProof w:val="0"/>
          <w:sz w:val="24"/>
          <w:szCs w:val="24"/>
          <w:lang w:val="en-US"/>
        </w:rPr>
        <w:t>done,</w:t>
      </w:r>
      <w:r w:rsidRPr="6BD232C4" w:rsidR="21ECFED5">
        <w:rPr>
          <w:sz w:val="24"/>
          <w:szCs w:val="24"/>
        </w:rPr>
        <w:t xml:space="preserve"> as this attacker could </w:t>
      </w:r>
      <w:r w:rsidRPr="6BD232C4" w:rsidR="59753BA8">
        <w:rPr>
          <w:sz w:val="24"/>
          <w:szCs w:val="24"/>
        </w:rPr>
        <w:t>have</w:t>
      </w:r>
      <w:r w:rsidRPr="6BD232C4" w:rsidR="21ECFED5">
        <w:rPr>
          <w:sz w:val="24"/>
          <w:szCs w:val="24"/>
        </w:rPr>
        <w:t xml:space="preserve"> used the malware on t</w:t>
      </w:r>
      <w:r w:rsidRPr="6BD232C4" w:rsidR="587BA0B2">
        <w:rPr>
          <w:sz w:val="24"/>
          <w:szCs w:val="24"/>
        </w:rPr>
        <w:t>he compromise</w:t>
      </w:r>
      <w:r w:rsidRPr="6BD232C4" w:rsidR="587BA0B2">
        <w:rPr>
          <w:sz w:val="24"/>
          <w:szCs w:val="24"/>
        </w:rPr>
        <w:t>d host to use lateral movement</w:t>
      </w:r>
    </w:p>
    <w:p w:rsidR="258134D9" w:rsidP="258134D9" w:rsidRDefault="258134D9" w14:paraId="715983FC" w14:textId="4DF901BB">
      <w:pPr>
        <w:pStyle w:val="Normal"/>
        <w:rPr>
          <w:sz w:val="24"/>
          <w:szCs w:val="24"/>
        </w:rPr>
      </w:pPr>
    </w:p>
    <w:p w:rsidR="258134D9" w:rsidP="258134D9" w:rsidRDefault="258134D9" w14:paraId="1A54C06A" w14:textId="608BA7D5">
      <w:pPr>
        <w:pStyle w:val="Normal"/>
        <w:rPr>
          <w:sz w:val="24"/>
          <w:szCs w:val="24"/>
        </w:rPr>
      </w:pPr>
    </w:p>
    <w:p w:rsidR="258134D9" w:rsidP="258134D9" w:rsidRDefault="258134D9" w14:paraId="51EF338B" w14:textId="1934B5E0">
      <w:pPr>
        <w:pStyle w:val="Normal"/>
        <w:rPr>
          <w:sz w:val="24"/>
          <w:szCs w:val="24"/>
        </w:rPr>
      </w:pPr>
    </w:p>
    <w:p w:rsidR="258134D9" w:rsidP="258134D9" w:rsidRDefault="258134D9" w14:paraId="51F2674C" w14:textId="6AF6B75F">
      <w:pPr>
        <w:pStyle w:val="Normal"/>
        <w:rPr>
          <w:sz w:val="24"/>
          <w:szCs w:val="24"/>
        </w:rPr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Qeg8VIssJAVwD" int2:id="6XeJXp3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2660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DB2F1C"/>
    <w:multiLevelType w:val="multilevel"/>
    <w:tmpl w:val="DF6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B346C9C"/>
    <w:multiLevelType w:val="multilevel"/>
    <w:tmpl w:val="EAC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82785B"/>
    <w:multiLevelType w:val="multilevel"/>
    <w:tmpl w:val="25A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4D56198"/>
    <w:multiLevelType w:val="multilevel"/>
    <w:tmpl w:val="BAE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60E4127"/>
    <w:multiLevelType w:val="multilevel"/>
    <w:tmpl w:val="91E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0C56726"/>
    <w:multiLevelType w:val="multilevel"/>
    <w:tmpl w:val="D6F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5F27795"/>
    <w:multiLevelType w:val="multilevel"/>
    <w:tmpl w:val="AA6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B6F0703"/>
    <w:multiLevelType w:val="multilevel"/>
    <w:tmpl w:val="81B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462504315">
    <w:abstractNumId w:val="6"/>
  </w:num>
  <w:num w:numId="2" w16cid:durableId="236332556">
    <w:abstractNumId w:val="0"/>
  </w:num>
  <w:num w:numId="3" w16cid:durableId="767119723">
    <w:abstractNumId w:val="3"/>
  </w:num>
  <w:num w:numId="4" w16cid:durableId="1860701185">
    <w:abstractNumId w:val="4"/>
  </w:num>
  <w:num w:numId="5" w16cid:durableId="144780809">
    <w:abstractNumId w:val="1"/>
  </w:num>
  <w:num w:numId="6" w16cid:durableId="1141460315">
    <w:abstractNumId w:val="7"/>
  </w:num>
  <w:num w:numId="7" w16cid:durableId="1012679869">
    <w:abstractNumId w:val="5"/>
  </w:num>
  <w:num w:numId="8" w16cid:durableId="108653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1"/>
    <w:rsid w:val="001631F3"/>
    <w:rsid w:val="00333643"/>
    <w:rsid w:val="00431651"/>
    <w:rsid w:val="0047408F"/>
    <w:rsid w:val="005F3AF5"/>
    <w:rsid w:val="009575C0"/>
    <w:rsid w:val="00BF6017"/>
    <w:rsid w:val="00C4635F"/>
    <w:rsid w:val="00F24B55"/>
    <w:rsid w:val="00FC5AD7"/>
    <w:rsid w:val="0256F794"/>
    <w:rsid w:val="0388C2D6"/>
    <w:rsid w:val="048298E0"/>
    <w:rsid w:val="04964551"/>
    <w:rsid w:val="049FEFC9"/>
    <w:rsid w:val="04F67D7B"/>
    <w:rsid w:val="05DD9C4E"/>
    <w:rsid w:val="0695E0D8"/>
    <w:rsid w:val="072EA917"/>
    <w:rsid w:val="078AB0E1"/>
    <w:rsid w:val="078C0FF9"/>
    <w:rsid w:val="07AA0904"/>
    <w:rsid w:val="08365F37"/>
    <w:rsid w:val="0844876A"/>
    <w:rsid w:val="08A53C32"/>
    <w:rsid w:val="08FD9097"/>
    <w:rsid w:val="0912C22D"/>
    <w:rsid w:val="094F11AF"/>
    <w:rsid w:val="09A10801"/>
    <w:rsid w:val="0A3FF568"/>
    <w:rsid w:val="0B20D5D2"/>
    <w:rsid w:val="0B4EAD99"/>
    <w:rsid w:val="0C288A8B"/>
    <w:rsid w:val="0D4949B0"/>
    <w:rsid w:val="0DFDD8F7"/>
    <w:rsid w:val="0F8FE3A6"/>
    <w:rsid w:val="0FCAB0C9"/>
    <w:rsid w:val="1002000E"/>
    <w:rsid w:val="101402D4"/>
    <w:rsid w:val="10EB4004"/>
    <w:rsid w:val="10EC532D"/>
    <w:rsid w:val="1103262F"/>
    <w:rsid w:val="1179022C"/>
    <w:rsid w:val="11F5BF28"/>
    <w:rsid w:val="12F25A2A"/>
    <w:rsid w:val="12FDF6F4"/>
    <w:rsid w:val="15E415EB"/>
    <w:rsid w:val="162053A3"/>
    <w:rsid w:val="16247AE5"/>
    <w:rsid w:val="16377C25"/>
    <w:rsid w:val="16B22635"/>
    <w:rsid w:val="177CB5BE"/>
    <w:rsid w:val="1803E22E"/>
    <w:rsid w:val="19122121"/>
    <w:rsid w:val="197B7119"/>
    <w:rsid w:val="1B15B413"/>
    <w:rsid w:val="1DBDAE59"/>
    <w:rsid w:val="1EA57D37"/>
    <w:rsid w:val="1F1C93A2"/>
    <w:rsid w:val="2084B0D3"/>
    <w:rsid w:val="21ECFED5"/>
    <w:rsid w:val="22FA6A97"/>
    <w:rsid w:val="237A9F92"/>
    <w:rsid w:val="248D7404"/>
    <w:rsid w:val="258134D9"/>
    <w:rsid w:val="25E4461F"/>
    <w:rsid w:val="26229426"/>
    <w:rsid w:val="26B6C454"/>
    <w:rsid w:val="2737C5E6"/>
    <w:rsid w:val="289146A3"/>
    <w:rsid w:val="29FD2F74"/>
    <w:rsid w:val="2A72A5FA"/>
    <w:rsid w:val="2AE59CBF"/>
    <w:rsid w:val="2B357D03"/>
    <w:rsid w:val="2BA2B4DB"/>
    <w:rsid w:val="2C5DB9A1"/>
    <w:rsid w:val="2C9AA6FD"/>
    <w:rsid w:val="2CDF2B76"/>
    <w:rsid w:val="2CEE27D7"/>
    <w:rsid w:val="2D404F05"/>
    <w:rsid w:val="2D60A525"/>
    <w:rsid w:val="2DA66C65"/>
    <w:rsid w:val="2E8B1515"/>
    <w:rsid w:val="2E990460"/>
    <w:rsid w:val="2EF1DCA2"/>
    <w:rsid w:val="31F09489"/>
    <w:rsid w:val="335AA88A"/>
    <w:rsid w:val="33626423"/>
    <w:rsid w:val="33753373"/>
    <w:rsid w:val="3386A329"/>
    <w:rsid w:val="33A079DF"/>
    <w:rsid w:val="34781998"/>
    <w:rsid w:val="34980C78"/>
    <w:rsid w:val="34E3931F"/>
    <w:rsid w:val="34FF58AA"/>
    <w:rsid w:val="35DC373C"/>
    <w:rsid w:val="35FFB8F4"/>
    <w:rsid w:val="36068594"/>
    <w:rsid w:val="368EB779"/>
    <w:rsid w:val="37DB28F6"/>
    <w:rsid w:val="3C38651A"/>
    <w:rsid w:val="3D2DF59E"/>
    <w:rsid w:val="3EC33638"/>
    <w:rsid w:val="3F319616"/>
    <w:rsid w:val="4060C03B"/>
    <w:rsid w:val="41F64A48"/>
    <w:rsid w:val="42095537"/>
    <w:rsid w:val="427C319C"/>
    <w:rsid w:val="42F6B135"/>
    <w:rsid w:val="438CE1EE"/>
    <w:rsid w:val="45656B7E"/>
    <w:rsid w:val="45729C99"/>
    <w:rsid w:val="458404E3"/>
    <w:rsid w:val="45C2CE14"/>
    <w:rsid w:val="4659F9F6"/>
    <w:rsid w:val="475573B4"/>
    <w:rsid w:val="4B7142E2"/>
    <w:rsid w:val="4C25F39A"/>
    <w:rsid w:val="4C604698"/>
    <w:rsid w:val="4CEE7206"/>
    <w:rsid w:val="4D476972"/>
    <w:rsid w:val="4DB24794"/>
    <w:rsid w:val="4EA1F935"/>
    <w:rsid w:val="4EC8DEFA"/>
    <w:rsid w:val="50D23EA3"/>
    <w:rsid w:val="529C483D"/>
    <w:rsid w:val="54B82037"/>
    <w:rsid w:val="5524143D"/>
    <w:rsid w:val="552D0225"/>
    <w:rsid w:val="55D5E94E"/>
    <w:rsid w:val="55F37F19"/>
    <w:rsid w:val="56E2F8D0"/>
    <w:rsid w:val="5710A114"/>
    <w:rsid w:val="57C82011"/>
    <w:rsid w:val="57FFD724"/>
    <w:rsid w:val="583A2420"/>
    <w:rsid w:val="585E6C16"/>
    <w:rsid w:val="587BA0B2"/>
    <w:rsid w:val="5893F7E9"/>
    <w:rsid w:val="596737F0"/>
    <w:rsid w:val="59753BA8"/>
    <w:rsid w:val="597B9794"/>
    <w:rsid w:val="59B8D31E"/>
    <w:rsid w:val="5AAEC0BF"/>
    <w:rsid w:val="5B0779DC"/>
    <w:rsid w:val="5BD1FD89"/>
    <w:rsid w:val="5E3C622F"/>
    <w:rsid w:val="5EF20A89"/>
    <w:rsid w:val="5F905E6C"/>
    <w:rsid w:val="5FAAAC85"/>
    <w:rsid w:val="5FF15B6A"/>
    <w:rsid w:val="6023F466"/>
    <w:rsid w:val="6063B50A"/>
    <w:rsid w:val="60B0D3A2"/>
    <w:rsid w:val="632F5C95"/>
    <w:rsid w:val="63A441FC"/>
    <w:rsid w:val="64315E39"/>
    <w:rsid w:val="64D982EB"/>
    <w:rsid w:val="6548206D"/>
    <w:rsid w:val="65BAB35F"/>
    <w:rsid w:val="66A98260"/>
    <w:rsid w:val="6858C27B"/>
    <w:rsid w:val="693785BC"/>
    <w:rsid w:val="6A340749"/>
    <w:rsid w:val="6A57432A"/>
    <w:rsid w:val="6A87768F"/>
    <w:rsid w:val="6A9BFB65"/>
    <w:rsid w:val="6ABBFB0E"/>
    <w:rsid w:val="6BD232C4"/>
    <w:rsid w:val="6C9BC7D5"/>
    <w:rsid w:val="6DA617E9"/>
    <w:rsid w:val="6EBC9CD8"/>
    <w:rsid w:val="6F9A6DF5"/>
    <w:rsid w:val="71486137"/>
    <w:rsid w:val="7208875C"/>
    <w:rsid w:val="731F783F"/>
    <w:rsid w:val="77127E5A"/>
    <w:rsid w:val="7729D927"/>
    <w:rsid w:val="77FE292E"/>
    <w:rsid w:val="785F51A9"/>
    <w:rsid w:val="78A64B05"/>
    <w:rsid w:val="79659E59"/>
    <w:rsid w:val="7A651B61"/>
    <w:rsid w:val="7ACFA5C2"/>
    <w:rsid w:val="7B729A49"/>
    <w:rsid w:val="7BDA0653"/>
    <w:rsid w:val="7CA646AC"/>
    <w:rsid w:val="7CA8584E"/>
    <w:rsid w:val="7D6CD107"/>
    <w:rsid w:val="7EE3560C"/>
    <w:rsid w:val="7FEF8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0C11"/>
  <w15:chartTrackingRefBased/>
  <w15:docId w15:val="{74138A27-34C0-4821-8FD4-B953F452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16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16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16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16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16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16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16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16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16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5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31651"/>
    <w:pPr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58134D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ec5ac02c009846ce" /><Relationship Type="http://schemas.openxmlformats.org/officeDocument/2006/relationships/hyperlink" Target="http://www.freedos243.com/" TargetMode="External" Id="R48503d9628194a93" /><Relationship Type="http://schemas.openxmlformats.org/officeDocument/2006/relationships/hyperlink" Target="http://www.freedos243.com/download/" TargetMode="External" Id="R4c355723d74547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6BBC51A5-E48C-43CC-8012-F08D854C5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B5D931-B2E3-4654-BC41-D231CFCE7F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50A25B-3DDE-4D91-A6AB-21592C9AFD9A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1feb7217-ac39-4d3b-88b7-d1b5ce9a7e11"/>
    <ds:schemaRef ds:uri="56debb9b-9ad7-4f8a-8feb-07f4e1ed8a6d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2026-01-08T01:24:00.0000000Z</dcterms:created>
  <dcterms:modified xsi:type="dcterms:W3CDTF">2026-06-03T04:41:41.8432340Z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